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1.xml" ContentType="application/inkml+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20E2A5" w14:textId="4F2DD668" w:rsidR="008043AE" w:rsidRPr="009B2718" w:rsidRDefault="008043AE" w:rsidP="008043AE">
      <w:pPr>
        <w:pBdr>
          <w:top w:val="single" w:sz="4" w:space="1" w:color="auto"/>
          <w:left w:val="single" w:sz="4" w:space="4" w:color="auto"/>
          <w:bottom w:val="single" w:sz="4" w:space="1" w:color="auto"/>
          <w:right w:val="single" w:sz="4" w:space="4" w:color="auto"/>
        </w:pBdr>
        <w:tabs>
          <w:tab w:val="left" w:pos="487"/>
          <w:tab w:val="left" w:pos="1281"/>
          <w:tab w:val="left" w:pos="2001"/>
          <w:tab w:val="left" w:pos="2721"/>
          <w:tab w:val="left" w:pos="3441"/>
          <w:tab w:val="left" w:pos="4161"/>
          <w:tab w:val="left" w:pos="4881"/>
          <w:tab w:val="left" w:pos="5600"/>
          <w:tab w:val="left" w:pos="6320"/>
          <w:tab w:val="left" w:pos="7040"/>
          <w:tab w:val="left" w:pos="7760"/>
          <w:tab w:val="left" w:pos="8480"/>
        </w:tabs>
        <w:jc w:val="center"/>
        <w:rPr>
          <w:rFonts w:ascii="Arial" w:hAnsi="Arial" w:cs="Arial"/>
          <w:lang w:val="es-ES_tradnl"/>
        </w:rPr>
      </w:pPr>
      <w:r w:rsidRPr="009B2718">
        <w:rPr>
          <w:rFonts w:ascii="Arial" w:hAnsi="Arial" w:cs="Arial"/>
          <w:b/>
          <w:lang w:val="es-ES_tradnl"/>
        </w:rPr>
        <w:t>ANTEPROYECTO</w:t>
      </w:r>
      <w:r w:rsidR="00945029">
        <w:rPr>
          <w:rFonts w:ascii="Arial" w:hAnsi="Arial" w:cs="Arial"/>
          <w:b/>
          <w:lang w:val="es-ES_tradnl"/>
        </w:rPr>
        <w:t xml:space="preserve"> </w:t>
      </w:r>
      <w:r w:rsidR="00A2426B">
        <w:rPr>
          <w:rFonts w:ascii="Arial" w:hAnsi="Arial" w:cs="Arial"/>
          <w:b/>
          <w:lang w:val="es-ES_tradnl"/>
        </w:rPr>
        <w:t>DEL</w:t>
      </w:r>
      <w:r w:rsidR="00945029">
        <w:rPr>
          <w:rFonts w:ascii="Arial" w:hAnsi="Arial" w:cs="Arial"/>
          <w:b/>
          <w:lang w:val="es-ES_tradnl"/>
        </w:rPr>
        <w:t xml:space="preserve"> </w:t>
      </w:r>
      <w:r w:rsidRPr="009B2718">
        <w:rPr>
          <w:rFonts w:ascii="Arial" w:hAnsi="Arial" w:cs="Arial"/>
          <w:b/>
          <w:lang w:val="es-ES_tradnl"/>
        </w:rPr>
        <w:t>PROYECTO</w:t>
      </w:r>
      <w:r w:rsidR="00A15B31">
        <w:rPr>
          <w:rFonts w:ascii="Arial" w:hAnsi="Arial" w:cs="Arial"/>
          <w:b/>
          <w:lang w:val="es-ES_tradnl"/>
        </w:rPr>
        <w:t>/TRABAJO</w:t>
      </w:r>
      <w:r w:rsidRPr="009B2718">
        <w:rPr>
          <w:rFonts w:ascii="Arial" w:hAnsi="Arial" w:cs="Arial"/>
          <w:b/>
          <w:lang w:val="es-ES_tradnl"/>
        </w:rPr>
        <w:t xml:space="preserve"> FIN DE </w:t>
      </w:r>
      <w:r>
        <w:rPr>
          <w:rFonts w:ascii="Arial" w:hAnsi="Arial" w:cs="Arial"/>
          <w:b/>
          <w:lang w:val="es-ES_tradnl"/>
        </w:rPr>
        <w:t>GRADO</w:t>
      </w:r>
    </w:p>
    <w:p w14:paraId="21A3D592" w14:textId="21F54C2C" w:rsidR="008043AE" w:rsidRPr="00C324D4" w:rsidRDefault="0044783C" w:rsidP="008043AE">
      <w:pPr>
        <w:autoSpaceDE w:val="0"/>
        <w:autoSpaceDN w:val="0"/>
        <w:adjustRightInd w:val="0"/>
        <w:spacing w:before="120"/>
        <w:rPr>
          <w:rFonts w:ascii="Arial" w:hAnsi="Arial" w:cs="Arial"/>
          <w:sz w:val="22"/>
          <w:szCs w:val="22"/>
          <w:u w:val="single"/>
        </w:rPr>
      </w:pPr>
      <w:r w:rsidRPr="00C324D4">
        <w:rPr>
          <w:rFonts w:ascii="Arial" w:hAnsi="Arial" w:cs="Arial"/>
          <w:sz w:val="22"/>
          <w:szCs w:val="22"/>
          <w:u w:val="single"/>
        </w:rPr>
        <w:t>Datos del alumno</w:t>
      </w:r>
      <w:r w:rsidR="008043AE" w:rsidRPr="00C324D4">
        <w:rPr>
          <w:rFonts w:ascii="Arial" w:hAnsi="Arial" w:cs="Arial"/>
          <w:sz w:val="22"/>
          <w:szCs w:val="22"/>
          <w:u w:val="single"/>
        </w:rPr>
        <w:t xml:space="preserve"> </w:t>
      </w:r>
    </w:p>
    <w:p w14:paraId="2DD30FF5" w14:textId="0E70A7C7" w:rsidR="008043AE" w:rsidRPr="009B2718" w:rsidRDefault="008043AE" w:rsidP="008043AE">
      <w:pPr>
        <w:autoSpaceDE w:val="0"/>
        <w:autoSpaceDN w:val="0"/>
        <w:adjustRightInd w:val="0"/>
        <w:spacing w:before="120"/>
        <w:rPr>
          <w:rFonts w:ascii="Arial" w:hAnsi="Arial" w:cs="Arial"/>
          <w:bCs/>
          <w:sz w:val="22"/>
          <w:szCs w:val="22"/>
        </w:rPr>
      </w:pPr>
      <w:r w:rsidRPr="009B2718">
        <w:rPr>
          <w:rFonts w:ascii="Arial" w:hAnsi="Arial" w:cs="Arial"/>
          <w:bCs/>
          <w:sz w:val="22"/>
          <w:szCs w:val="22"/>
        </w:rPr>
        <w:t>APELLIDOS:</w:t>
      </w:r>
      <w:r>
        <w:rPr>
          <w:rFonts w:ascii="Arial" w:hAnsi="Arial" w:cs="Arial"/>
          <w:bCs/>
          <w:sz w:val="22"/>
          <w:szCs w:val="22"/>
        </w:rPr>
        <w:t xml:space="preserve"> </w:t>
      </w:r>
      <w:r w:rsidR="000E3459">
        <w:rPr>
          <w:rFonts w:ascii="Arial" w:hAnsi="Arial" w:cs="Arial"/>
          <w:bCs/>
          <w:sz w:val="22"/>
          <w:szCs w:val="22"/>
        </w:rPr>
        <w:t>El Azeouzi Amine</w:t>
      </w:r>
    </w:p>
    <w:p w14:paraId="2A4A1738" w14:textId="4E457FB0" w:rsidR="00F86281" w:rsidRDefault="00B62EAB" w:rsidP="008043AE">
      <w:pPr>
        <w:autoSpaceDE w:val="0"/>
        <w:autoSpaceDN w:val="0"/>
        <w:adjustRightInd w:val="0"/>
        <w:spacing w:before="120"/>
        <w:rPr>
          <w:rFonts w:ascii="Arial" w:hAnsi="Arial" w:cs="Arial"/>
          <w:bCs/>
          <w:sz w:val="22"/>
          <w:szCs w:val="22"/>
        </w:rPr>
      </w:pPr>
      <w:r>
        <w:rPr>
          <w:rFonts w:ascii="Arial" w:hAnsi="Arial" w:cs="Arial"/>
          <w:bCs/>
          <w:sz w:val="22"/>
          <w:szCs w:val="22"/>
        </w:rPr>
        <w:t>NOMBRE</w:t>
      </w:r>
      <w:r w:rsidR="008043AE" w:rsidRPr="009B2718">
        <w:rPr>
          <w:rFonts w:ascii="Arial" w:hAnsi="Arial" w:cs="Arial"/>
          <w:bCs/>
          <w:sz w:val="22"/>
          <w:szCs w:val="22"/>
        </w:rPr>
        <w:t>:</w:t>
      </w:r>
      <w:r w:rsidR="00A204BB">
        <w:rPr>
          <w:rFonts w:ascii="Arial" w:hAnsi="Arial" w:cs="Arial"/>
          <w:bCs/>
          <w:sz w:val="22"/>
          <w:szCs w:val="22"/>
        </w:rPr>
        <w:t xml:space="preserve"> </w:t>
      </w:r>
      <w:r w:rsidR="000E3459">
        <w:rPr>
          <w:rFonts w:ascii="Arial" w:hAnsi="Arial" w:cs="Arial"/>
          <w:bCs/>
          <w:sz w:val="22"/>
          <w:szCs w:val="22"/>
        </w:rPr>
        <w:t>Nizar</w:t>
      </w:r>
    </w:p>
    <w:p w14:paraId="15180053" w14:textId="14392218" w:rsidR="008043AE" w:rsidRPr="009B2718" w:rsidRDefault="00A204BB" w:rsidP="008043AE">
      <w:pPr>
        <w:autoSpaceDE w:val="0"/>
        <w:autoSpaceDN w:val="0"/>
        <w:adjustRightInd w:val="0"/>
        <w:spacing w:before="120"/>
        <w:rPr>
          <w:rFonts w:ascii="Arial" w:hAnsi="Arial" w:cs="Arial"/>
          <w:bCs/>
          <w:sz w:val="22"/>
          <w:szCs w:val="22"/>
        </w:rPr>
      </w:pPr>
      <w:r>
        <w:rPr>
          <w:rFonts w:ascii="Arial" w:hAnsi="Arial" w:cs="Arial"/>
          <w:bCs/>
          <w:sz w:val="22"/>
          <w:szCs w:val="22"/>
        </w:rPr>
        <w:t>DNI</w:t>
      </w:r>
      <w:r w:rsidR="00F86281">
        <w:rPr>
          <w:rFonts w:ascii="Arial" w:hAnsi="Arial" w:cs="Arial"/>
          <w:bCs/>
          <w:sz w:val="22"/>
          <w:szCs w:val="22"/>
        </w:rPr>
        <w:t>:</w:t>
      </w:r>
      <w:r w:rsidR="000E3459">
        <w:rPr>
          <w:rFonts w:ascii="Arial" w:hAnsi="Arial" w:cs="Arial"/>
          <w:bCs/>
          <w:sz w:val="22"/>
          <w:szCs w:val="22"/>
        </w:rPr>
        <w:t xml:space="preserve"> 53815016F</w:t>
      </w:r>
    </w:p>
    <w:p w14:paraId="54D12D38" w14:textId="402829CC" w:rsidR="008043AE" w:rsidRDefault="006254CD" w:rsidP="008043AE">
      <w:pPr>
        <w:autoSpaceDE w:val="0"/>
        <w:autoSpaceDN w:val="0"/>
        <w:adjustRightInd w:val="0"/>
        <w:spacing w:before="120"/>
        <w:rPr>
          <w:rFonts w:ascii="Arial" w:hAnsi="Arial" w:cs="Arial"/>
          <w:bCs/>
          <w:sz w:val="22"/>
          <w:szCs w:val="22"/>
        </w:rPr>
      </w:pPr>
      <w:r>
        <w:rPr>
          <w:rFonts w:ascii="Arial" w:hAnsi="Arial" w:cs="Arial"/>
          <w:bCs/>
          <w:sz w:val="22"/>
          <w:szCs w:val="22"/>
        </w:rPr>
        <w:t>C</w:t>
      </w:r>
      <w:r w:rsidR="00FA6694" w:rsidRPr="00FA6694">
        <w:rPr>
          <w:rFonts w:ascii="Arial" w:hAnsi="Arial" w:cs="Arial"/>
          <w:bCs/>
          <w:sz w:val="22"/>
          <w:szCs w:val="22"/>
        </w:rPr>
        <w:t>orr</w:t>
      </w:r>
      <w:r w:rsidR="00FA6694">
        <w:rPr>
          <w:rFonts w:ascii="Arial" w:hAnsi="Arial" w:cs="Arial"/>
          <w:bCs/>
          <w:sz w:val="22"/>
          <w:szCs w:val="22"/>
        </w:rPr>
        <w:t>eo</w:t>
      </w:r>
      <w:r w:rsidR="008043AE" w:rsidRPr="00FA6694">
        <w:rPr>
          <w:rFonts w:ascii="Arial" w:hAnsi="Arial" w:cs="Arial"/>
          <w:bCs/>
          <w:sz w:val="22"/>
          <w:szCs w:val="22"/>
        </w:rPr>
        <w:t>:</w:t>
      </w:r>
      <w:r w:rsidR="00945029">
        <w:rPr>
          <w:rFonts w:ascii="Arial" w:hAnsi="Arial" w:cs="Arial"/>
          <w:bCs/>
          <w:sz w:val="22"/>
          <w:szCs w:val="22"/>
        </w:rPr>
        <w:t xml:space="preserve"> </w:t>
      </w:r>
      <w:r w:rsidR="000E3459">
        <w:rPr>
          <w:rFonts w:ascii="Arial" w:hAnsi="Arial" w:cs="Arial"/>
          <w:bCs/>
          <w:sz w:val="22"/>
          <w:szCs w:val="22"/>
        </w:rPr>
        <w:t>n.eamine</w:t>
      </w:r>
      <w:r w:rsidR="008043AE" w:rsidRPr="00FA6694">
        <w:rPr>
          <w:rFonts w:ascii="Arial" w:hAnsi="Arial" w:cs="Arial"/>
          <w:bCs/>
          <w:sz w:val="22"/>
          <w:szCs w:val="22"/>
        </w:rPr>
        <w:t>@alumnos.upm.es</w:t>
      </w:r>
    </w:p>
    <w:p w14:paraId="1D55B590" w14:textId="3F2FA784" w:rsidR="00C324D4" w:rsidRDefault="00C324D4" w:rsidP="00C324D4">
      <w:pPr>
        <w:autoSpaceDE w:val="0"/>
        <w:autoSpaceDN w:val="0"/>
        <w:adjustRightInd w:val="0"/>
        <w:spacing w:before="120"/>
        <w:rPr>
          <w:rFonts w:ascii="Arial" w:hAnsi="Arial" w:cs="Arial"/>
          <w:bCs/>
          <w:sz w:val="22"/>
          <w:szCs w:val="22"/>
        </w:rPr>
      </w:pPr>
      <w:r w:rsidRPr="009B2718">
        <w:rPr>
          <w:rFonts w:ascii="Arial" w:hAnsi="Arial" w:cs="Arial"/>
          <w:bCs/>
          <w:sz w:val="22"/>
          <w:szCs w:val="22"/>
        </w:rPr>
        <w:t xml:space="preserve">TITULACIÓN: </w:t>
      </w:r>
      <w:r w:rsidR="000E3459" w:rsidRPr="000E3459">
        <w:rPr>
          <w:rFonts w:ascii="Arial" w:hAnsi="Arial" w:cs="Arial"/>
          <w:bCs/>
          <w:sz w:val="22"/>
          <w:szCs w:val="22"/>
        </w:rPr>
        <w:t>Grado en Ingeniería Electrónica de Comunicaciones</w:t>
      </w:r>
    </w:p>
    <w:p w14:paraId="77C0989A" w14:textId="77777777" w:rsidR="005F7197" w:rsidRDefault="005F7197" w:rsidP="008043AE">
      <w:pPr>
        <w:autoSpaceDE w:val="0"/>
        <w:autoSpaceDN w:val="0"/>
        <w:adjustRightInd w:val="0"/>
        <w:spacing w:before="120"/>
        <w:rPr>
          <w:rFonts w:ascii="Arial" w:hAnsi="Arial" w:cs="Arial"/>
          <w:bCs/>
          <w:sz w:val="22"/>
          <w:szCs w:val="22"/>
        </w:rPr>
      </w:pPr>
    </w:p>
    <w:p w14:paraId="67A6199E" w14:textId="289D8496" w:rsidR="00F017EC" w:rsidRDefault="00F017EC" w:rsidP="008043AE">
      <w:pPr>
        <w:autoSpaceDE w:val="0"/>
        <w:autoSpaceDN w:val="0"/>
        <w:adjustRightInd w:val="0"/>
        <w:spacing w:before="120"/>
        <w:rPr>
          <w:rFonts w:ascii="Arial" w:hAnsi="Arial" w:cs="Arial"/>
          <w:bCs/>
          <w:sz w:val="22"/>
          <w:szCs w:val="22"/>
        </w:rPr>
      </w:pPr>
      <w:r w:rsidRPr="00C324D4">
        <w:rPr>
          <w:rFonts w:ascii="Arial" w:hAnsi="Arial" w:cs="Arial"/>
          <w:sz w:val="22"/>
          <w:szCs w:val="22"/>
          <w:u w:val="single"/>
        </w:rPr>
        <w:t xml:space="preserve">Datos del </w:t>
      </w:r>
      <w:r>
        <w:rPr>
          <w:rFonts w:ascii="Arial" w:hAnsi="Arial" w:cs="Arial"/>
          <w:sz w:val="22"/>
          <w:szCs w:val="22"/>
          <w:u w:val="single"/>
        </w:rPr>
        <w:t>proyecto</w:t>
      </w:r>
    </w:p>
    <w:p w14:paraId="7F56CF83" w14:textId="6743B48B" w:rsidR="00E4415C" w:rsidRDefault="00E4415C" w:rsidP="00E4415C">
      <w:pPr>
        <w:autoSpaceDE w:val="0"/>
        <w:autoSpaceDN w:val="0"/>
        <w:adjustRightInd w:val="0"/>
        <w:spacing w:before="120"/>
        <w:rPr>
          <w:rFonts w:ascii="Arial" w:hAnsi="Arial" w:cs="Arial"/>
          <w:sz w:val="22"/>
          <w:szCs w:val="22"/>
        </w:rPr>
      </w:pPr>
      <w:r w:rsidRPr="009B2718">
        <w:rPr>
          <w:rFonts w:ascii="Arial" w:hAnsi="Arial" w:cs="Arial"/>
          <w:bCs/>
          <w:sz w:val="22"/>
          <w:szCs w:val="22"/>
        </w:rPr>
        <w:t>DEPARTAMENTO</w:t>
      </w:r>
      <w:r w:rsidRPr="009B2718">
        <w:rPr>
          <w:rFonts w:ascii="Arial" w:hAnsi="Arial" w:cs="Arial"/>
          <w:sz w:val="22"/>
          <w:szCs w:val="22"/>
        </w:rPr>
        <w:t>:</w:t>
      </w:r>
      <w:r w:rsidR="000E3459">
        <w:rPr>
          <w:rFonts w:ascii="Arial" w:hAnsi="Arial" w:cs="Arial"/>
          <w:sz w:val="22"/>
          <w:szCs w:val="22"/>
        </w:rPr>
        <w:t xml:space="preserve"> </w:t>
      </w:r>
      <w:r w:rsidR="000E3459" w:rsidRPr="000E3459">
        <w:rPr>
          <w:rFonts w:ascii="Arial" w:hAnsi="Arial" w:cs="Arial"/>
          <w:sz w:val="22"/>
          <w:szCs w:val="22"/>
        </w:rPr>
        <w:t>Departamento de Electrónica</w:t>
      </w:r>
      <w:r w:rsidR="00C34C95">
        <w:rPr>
          <w:rFonts w:ascii="Arial" w:hAnsi="Arial" w:cs="Arial"/>
          <w:sz w:val="22"/>
          <w:szCs w:val="22"/>
        </w:rPr>
        <w:t xml:space="preserve"> Física </w:t>
      </w:r>
    </w:p>
    <w:p w14:paraId="0D72F801" w14:textId="5C37E954" w:rsidR="0060041C" w:rsidRDefault="005F7197" w:rsidP="008043AE">
      <w:pPr>
        <w:autoSpaceDE w:val="0"/>
        <w:autoSpaceDN w:val="0"/>
        <w:adjustRightInd w:val="0"/>
        <w:spacing w:before="120"/>
        <w:rPr>
          <w:rFonts w:ascii="Arial" w:hAnsi="Arial" w:cs="Arial"/>
          <w:bCs/>
          <w:sz w:val="22"/>
          <w:szCs w:val="22"/>
        </w:rPr>
      </w:pPr>
      <w:r>
        <w:rPr>
          <w:rFonts w:ascii="Arial" w:hAnsi="Arial" w:cs="Arial"/>
          <w:bCs/>
          <w:sz w:val="22"/>
          <w:szCs w:val="22"/>
        </w:rPr>
        <w:t>TEMA</w:t>
      </w:r>
      <w:r w:rsidR="002E2F33">
        <w:rPr>
          <w:rFonts w:ascii="Arial" w:hAnsi="Arial" w:cs="Arial"/>
          <w:bCs/>
          <w:sz w:val="22"/>
          <w:szCs w:val="22"/>
        </w:rPr>
        <w:t xml:space="preserve"> ofertado</w:t>
      </w:r>
      <w:r>
        <w:rPr>
          <w:rFonts w:ascii="Arial" w:hAnsi="Arial" w:cs="Arial"/>
          <w:bCs/>
          <w:sz w:val="22"/>
          <w:szCs w:val="22"/>
        </w:rPr>
        <w:t xml:space="preserve">: </w:t>
      </w:r>
      <w:r w:rsidR="009A6E5D">
        <w:rPr>
          <w:rFonts w:ascii="Arial" w:hAnsi="Arial" w:cs="Arial"/>
          <w:bCs/>
          <w:sz w:val="22"/>
          <w:szCs w:val="22"/>
        </w:rPr>
        <w:t>Sistema</w:t>
      </w:r>
      <w:r w:rsidR="00C34C95">
        <w:rPr>
          <w:rFonts w:ascii="Arial" w:hAnsi="Arial" w:cs="Arial"/>
          <w:bCs/>
          <w:sz w:val="22"/>
          <w:szCs w:val="22"/>
        </w:rPr>
        <w:t>s</w:t>
      </w:r>
      <w:r w:rsidR="009A6E5D">
        <w:rPr>
          <w:rFonts w:ascii="Arial" w:hAnsi="Arial" w:cs="Arial"/>
          <w:bCs/>
          <w:sz w:val="22"/>
          <w:szCs w:val="22"/>
        </w:rPr>
        <w:t xml:space="preserve"> </w:t>
      </w:r>
      <w:r w:rsidR="00C34C95">
        <w:rPr>
          <w:rFonts w:ascii="Arial" w:hAnsi="Arial" w:cs="Arial"/>
          <w:bCs/>
          <w:sz w:val="22"/>
          <w:szCs w:val="22"/>
        </w:rPr>
        <w:t xml:space="preserve">portátiles </w:t>
      </w:r>
      <w:r w:rsidR="009A6E5D">
        <w:rPr>
          <w:rFonts w:ascii="Arial" w:hAnsi="Arial" w:cs="Arial"/>
          <w:bCs/>
          <w:sz w:val="22"/>
          <w:szCs w:val="22"/>
        </w:rPr>
        <w:t>de alimentación</w:t>
      </w:r>
      <w:r w:rsidR="003112EA">
        <w:rPr>
          <w:rFonts w:ascii="Arial" w:hAnsi="Arial" w:cs="Arial"/>
          <w:bCs/>
          <w:sz w:val="22"/>
          <w:szCs w:val="22"/>
        </w:rPr>
        <w:t xml:space="preserve"> </w:t>
      </w:r>
    </w:p>
    <w:p w14:paraId="0C1379E8" w14:textId="77777777" w:rsidR="009A6E5D" w:rsidRDefault="009A6E5D" w:rsidP="008043AE">
      <w:pPr>
        <w:autoSpaceDE w:val="0"/>
        <w:autoSpaceDN w:val="0"/>
        <w:adjustRightInd w:val="0"/>
        <w:spacing w:before="120"/>
        <w:rPr>
          <w:rFonts w:ascii="Arial" w:hAnsi="Arial" w:cs="Arial"/>
          <w:bCs/>
          <w:sz w:val="22"/>
          <w:szCs w:val="22"/>
        </w:rPr>
      </w:pPr>
    </w:p>
    <w:p w14:paraId="70548032" w14:textId="3D30713F" w:rsidR="0060041C" w:rsidRDefault="0053283B" w:rsidP="008043AE">
      <w:pPr>
        <w:autoSpaceDE w:val="0"/>
        <w:autoSpaceDN w:val="0"/>
        <w:adjustRightInd w:val="0"/>
        <w:spacing w:before="120"/>
        <w:rPr>
          <w:rFonts w:ascii="Arial" w:hAnsi="Arial" w:cs="Arial"/>
          <w:bCs/>
          <w:sz w:val="22"/>
          <w:szCs w:val="22"/>
        </w:rPr>
      </w:pPr>
      <w:r>
        <w:rPr>
          <w:rFonts w:ascii="Arial" w:hAnsi="Arial" w:cs="Arial"/>
          <w:bCs/>
          <w:sz w:val="22"/>
          <w:szCs w:val="22"/>
        </w:rPr>
        <w:t>TÍTULO PREVISTO EN ESPAÑOL:</w:t>
      </w:r>
      <w:r w:rsidR="00531B93">
        <w:rPr>
          <w:rFonts w:ascii="Arial" w:hAnsi="Arial" w:cs="Arial"/>
          <w:bCs/>
          <w:sz w:val="22"/>
          <w:szCs w:val="22"/>
        </w:rPr>
        <w:t xml:space="preserve"> Sistema de alimentación portátil para montura de telescopio</w:t>
      </w:r>
    </w:p>
    <w:p w14:paraId="010E1625" w14:textId="5323F57F" w:rsidR="00556E45" w:rsidRDefault="00556E45" w:rsidP="0053283B">
      <w:pPr>
        <w:autoSpaceDE w:val="0"/>
        <w:autoSpaceDN w:val="0"/>
        <w:adjustRightInd w:val="0"/>
        <w:spacing w:before="120"/>
        <w:rPr>
          <w:rFonts w:ascii="Arial" w:hAnsi="Arial" w:cs="Arial"/>
          <w:bCs/>
          <w:sz w:val="22"/>
          <w:szCs w:val="22"/>
        </w:rPr>
      </w:pPr>
      <w:r>
        <w:rPr>
          <w:rFonts w:ascii="Arial" w:hAnsi="Arial" w:cs="Arial"/>
          <w:bCs/>
          <w:sz w:val="22"/>
          <w:szCs w:val="22"/>
        </w:rPr>
        <w:t xml:space="preserve">TÍTULO </w:t>
      </w:r>
      <w:r w:rsidR="00020D68">
        <w:rPr>
          <w:rFonts w:ascii="Arial" w:hAnsi="Arial" w:cs="Arial"/>
          <w:bCs/>
          <w:sz w:val="22"/>
          <w:szCs w:val="22"/>
        </w:rPr>
        <w:t>PREVISTO</w:t>
      </w:r>
      <w:r>
        <w:rPr>
          <w:rFonts w:ascii="Arial" w:hAnsi="Arial" w:cs="Arial"/>
          <w:bCs/>
          <w:sz w:val="22"/>
          <w:szCs w:val="22"/>
        </w:rPr>
        <w:t xml:space="preserve"> EN INGLÉS: </w:t>
      </w:r>
      <w:r w:rsidR="00531B93" w:rsidRPr="00531B93">
        <w:rPr>
          <w:rFonts w:ascii="Arial" w:hAnsi="Arial" w:cs="Arial"/>
          <w:bCs/>
          <w:sz w:val="22"/>
          <w:szCs w:val="22"/>
        </w:rPr>
        <w:t>Portable power supply system for telescope mounts</w:t>
      </w:r>
    </w:p>
    <w:p w14:paraId="14742DB6" w14:textId="77777777" w:rsidR="005F7197" w:rsidRDefault="005F7197" w:rsidP="008043AE">
      <w:pPr>
        <w:autoSpaceDE w:val="0"/>
        <w:autoSpaceDN w:val="0"/>
        <w:adjustRightInd w:val="0"/>
        <w:spacing w:before="120"/>
        <w:rPr>
          <w:rFonts w:ascii="Arial" w:hAnsi="Arial" w:cs="Arial"/>
          <w:bCs/>
          <w:sz w:val="22"/>
          <w:szCs w:val="22"/>
        </w:rPr>
      </w:pPr>
    </w:p>
    <w:p w14:paraId="480A4F4C" w14:textId="631249E1" w:rsidR="005F7197" w:rsidRDefault="005F7197" w:rsidP="008043AE">
      <w:pPr>
        <w:autoSpaceDE w:val="0"/>
        <w:autoSpaceDN w:val="0"/>
        <w:adjustRightInd w:val="0"/>
        <w:spacing w:before="120"/>
        <w:rPr>
          <w:rFonts w:ascii="Arial" w:hAnsi="Arial" w:cs="Arial"/>
          <w:bCs/>
          <w:sz w:val="22"/>
          <w:szCs w:val="22"/>
        </w:rPr>
      </w:pPr>
      <w:r>
        <w:rPr>
          <w:rFonts w:ascii="Arial" w:hAnsi="Arial" w:cs="Arial"/>
          <w:bCs/>
          <w:sz w:val="22"/>
          <w:szCs w:val="22"/>
        </w:rPr>
        <w:t xml:space="preserve">FECHA PREVISTA </w:t>
      </w:r>
      <w:r w:rsidR="002F22BB">
        <w:rPr>
          <w:rFonts w:ascii="Arial" w:hAnsi="Arial" w:cs="Arial"/>
          <w:bCs/>
          <w:sz w:val="22"/>
          <w:szCs w:val="22"/>
        </w:rPr>
        <w:t xml:space="preserve">DEL </w:t>
      </w:r>
      <w:r>
        <w:rPr>
          <w:rFonts w:ascii="Arial" w:hAnsi="Arial" w:cs="Arial"/>
          <w:bCs/>
          <w:sz w:val="22"/>
          <w:szCs w:val="22"/>
        </w:rPr>
        <w:t>EXAMEN</w:t>
      </w:r>
      <w:r w:rsidR="0060041C">
        <w:rPr>
          <w:rFonts w:ascii="Arial" w:hAnsi="Arial" w:cs="Arial"/>
          <w:bCs/>
          <w:sz w:val="22"/>
          <w:szCs w:val="22"/>
        </w:rPr>
        <w:t>:</w:t>
      </w:r>
      <w:r w:rsidR="00C34C95">
        <w:rPr>
          <w:rFonts w:ascii="Arial" w:hAnsi="Arial" w:cs="Arial"/>
          <w:bCs/>
          <w:sz w:val="22"/>
          <w:szCs w:val="22"/>
        </w:rPr>
        <w:t xml:space="preserve"> junio 2025</w:t>
      </w:r>
    </w:p>
    <w:p w14:paraId="4E90F415" w14:textId="77777777" w:rsidR="00B42F8D" w:rsidRDefault="00B42F8D" w:rsidP="008043AE">
      <w:pPr>
        <w:autoSpaceDE w:val="0"/>
        <w:autoSpaceDN w:val="0"/>
        <w:adjustRightInd w:val="0"/>
        <w:spacing w:before="120"/>
        <w:rPr>
          <w:rFonts w:ascii="Arial" w:hAnsi="Arial" w:cs="Arial"/>
          <w:bCs/>
          <w:sz w:val="22"/>
          <w:szCs w:val="22"/>
        </w:rPr>
      </w:pPr>
    </w:p>
    <w:p w14:paraId="29F0A724" w14:textId="77777777" w:rsidR="00B42F8D" w:rsidRPr="00B42F8D" w:rsidRDefault="00B42F8D" w:rsidP="00B42F8D">
      <w:pPr>
        <w:autoSpaceDE w:val="0"/>
        <w:autoSpaceDN w:val="0"/>
        <w:adjustRightInd w:val="0"/>
        <w:spacing w:line="80" w:lineRule="exact"/>
        <w:rPr>
          <w:rFonts w:ascii="Arial" w:hAnsi="Arial" w:cs="Arial"/>
          <w:bCs/>
          <w:sz w:val="16"/>
          <w:szCs w:val="16"/>
        </w:rPr>
      </w:pPr>
    </w:p>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4536"/>
        <w:gridCol w:w="1149"/>
        <w:gridCol w:w="294"/>
        <w:gridCol w:w="1534"/>
        <w:gridCol w:w="294"/>
      </w:tblGrid>
      <w:tr w:rsidR="00B42F8D" w14:paraId="65754688" w14:textId="77777777" w:rsidTr="00B42F8D">
        <w:trPr>
          <w:trHeight w:val="292"/>
        </w:trPr>
        <w:tc>
          <w:tcPr>
            <w:tcW w:w="4536" w:type="dxa"/>
            <w:tcBorders>
              <w:top w:val="nil"/>
              <w:left w:val="nil"/>
              <w:bottom w:val="nil"/>
              <w:right w:val="nil"/>
            </w:tcBorders>
          </w:tcPr>
          <w:p w14:paraId="1048DDEF" w14:textId="5100A92E" w:rsidR="00B42F8D" w:rsidRPr="008C689E" w:rsidRDefault="0060041C" w:rsidP="00B42F8D">
            <w:pPr>
              <w:rPr>
                <w:rFonts w:ascii="Arial" w:hAnsi="Arial" w:cs="Arial"/>
                <w:sz w:val="22"/>
                <w:szCs w:val="22"/>
              </w:rPr>
            </w:pPr>
            <w:r>
              <w:rPr>
                <w:rFonts w:ascii="Arial" w:hAnsi="Arial" w:cs="Arial"/>
                <w:bCs/>
                <w:sz w:val="22"/>
                <w:szCs w:val="22"/>
              </w:rPr>
              <w:t>La memoria</w:t>
            </w:r>
            <w:r w:rsidR="00B42F8D">
              <w:rPr>
                <w:rFonts w:ascii="Arial" w:hAnsi="Arial" w:cs="Arial"/>
                <w:bCs/>
                <w:sz w:val="22"/>
                <w:szCs w:val="22"/>
              </w:rPr>
              <w:t xml:space="preserve"> se va a </w:t>
            </w:r>
            <w:r>
              <w:rPr>
                <w:rFonts w:ascii="Arial" w:hAnsi="Arial" w:cs="Arial"/>
                <w:bCs/>
                <w:sz w:val="22"/>
                <w:szCs w:val="22"/>
              </w:rPr>
              <w:t>redactar</w:t>
            </w:r>
            <w:r w:rsidR="00B42F8D">
              <w:rPr>
                <w:rFonts w:ascii="Arial" w:hAnsi="Arial" w:cs="Arial"/>
                <w:bCs/>
                <w:sz w:val="22"/>
                <w:szCs w:val="22"/>
              </w:rPr>
              <w:t xml:space="preserve"> en:</w:t>
            </w:r>
          </w:p>
        </w:tc>
        <w:tc>
          <w:tcPr>
            <w:tcW w:w="1149" w:type="dxa"/>
            <w:tcBorders>
              <w:top w:val="nil"/>
              <w:left w:val="nil"/>
              <w:bottom w:val="nil"/>
            </w:tcBorders>
            <w:vAlign w:val="center"/>
          </w:tcPr>
          <w:p w14:paraId="5676C2BC" w14:textId="77777777" w:rsidR="00B42F8D" w:rsidRPr="008C689E" w:rsidRDefault="00B42F8D" w:rsidP="00230379">
            <w:pPr>
              <w:rPr>
                <w:rFonts w:ascii="Arial" w:hAnsi="Arial" w:cs="Arial"/>
                <w:sz w:val="22"/>
                <w:szCs w:val="22"/>
              </w:rPr>
            </w:pPr>
            <w:r w:rsidRPr="008C689E">
              <w:rPr>
                <w:rFonts w:ascii="Arial" w:hAnsi="Arial" w:cs="Arial"/>
                <w:sz w:val="22"/>
                <w:szCs w:val="22"/>
              </w:rPr>
              <w:t>ESPAÑOL</w:t>
            </w:r>
          </w:p>
        </w:tc>
        <w:tc>
          <w:tcPr>
            <w:tcW w:w="294" w:type="dxa"/>
          </w:tcPr>
          <w:p w14:paraId="251986E2" w14:textId="2C03D503" w:rsidR="00B42F8D" w:rsidRPr="00B42F8D" w:rsidRDefault="00D928C8" w:rsidP="00230379">
            <w:pPr>
              <w:jc w:val="center"/>
              <w:rPr>
                <w:rFonts w:ascii="Arial" w:hAnsi="Arial" w:cs="Arial"/>
                <w:b/>
                <w:sz w:val="28"/>
                <w:szCs w:val="28"/>
              </w:rPr>
            </w:pPr>
            <w:r>
              <w:rPr>
                <w:rFonts w:ascii="Arial" w:hAnsi="Arial" w:cs="Arial"/>
                <w:b/>
                <w:sz w:val="28"/>
                <w:szCs w:val="28"/>
              </w:rPr>
              <w:t>X</w:t>
            </w:r>
          </w:p>
        </w:tc>
        <w:tc>
          <w:tcPr>
            <w:tcW w:w="1534" w:type="dxa"/>
            <w:tcBorders>
              <w:top w:val="nil"/>
              <w:bottom w:val="nil"/>
            </w:tcBorders>
          </w:tcPr>
          <w:p w14:paraId="5F5844BF" w14:textId="77777777" w:rsidR="00B42F8D" w:rsidRPr="008C689E" w:rsidRDefault="00B42F8D" w:rsidP="00230379">
            <w:pPr>
              <w:ind w:right="156"/>
              <w:jc w:val="right"/>
              <w:rPr>
                <w:rFonts w:ascii="Arial" w:hAnsi="Arial" w:cs="Arial"/>
                <w:sz w:val="22"/>
                <w:szCs w:val="22"/>
              </w:rPr>
            </w:pPr>
            <w:r>
              <w:rPr>
                <w:rFonts w:ascii="Arial" w:hAnsi="Arial" w:cs="Arial"/>
                <w:sz w:val="22"/>
                <w:szCs w:val="22"/>
              </w:rPr>
              <w:t xml:space="preserve">INGLÉS </w:t>
            </w:r>
          </w:p>
        </w:tc>
        <w:tc>
          <w:tcPr>
            <w:tcW w:w="294" w:type="dxa"/>
          </w:tcPr>
          <w:p w14:paraId="58523983" w14:textId="2A0F9F52" w:rsidR="00B42F8D" w:rsidRPr="00B42F8D" w:rsidRDefault="00B42F8D" w:rsidP="00230379">
            <w:pPr>
              <w:jc w:val="center"/>
              <w:rPr>
                <w:rFonts w:ascii="Arial" w:hAnsi="Arial" w:cs="Arial"/>
                <w:b/>
                <w:sz w:val="28"/>
                <w:szCs w:val="28"/>
              </w:rPr>
            </w:pPr>
          </w:p>
        </w:tc>
      </w:tr>
      <w:tr w:rsidR="0060041C" w14:paraId="4B80E350" w14:textId="77777777" w:rsidTr="00B42F8D">
        <w:trPr>
          <w:trHeight w:val="292"/>
        </w:trPr>
        <w:tc>
          <w:tcPr>
            <w:tcW w:w="4536" w:type="dxa"/>
            <w:tcBorders>
              <w:top w:val="nil"/>
              <w:left w:val="nil"/>
              <w:bottom w:val="nil"/>
              <w:right w:val="nil"/>
            </w:tcBorders>
          </w:tcPr>
          <w:p w14:paraId="5C10DF88" w14:textId="021E798C" w:rsidR="0060041C" w:rsidRPr="00B246D7" w:rsidRDefault="0060041C" w:rsidP="0060041C">
            <w:pPr>
              <w:rPr>
                <w:rFonts w:ascii="Arial" w:hAnsi="Arial" w:cs="Arial"/>
                <w:bCs/>
                <w:sz w:val="22"/>
                <w:szCs w:val="22"/>
              </w:rPr>
            </w:pPr>
            <w:r w:rsidRPr="00B246D7">
              <w:rPr>
                <w:rFonts w:ascii="Arial" w:hAnsi="Arial" w:cs="Arial"/>
                <w:bCs/>
                <w:sz w:val="22"/>
                <w:szCs w:val="22"/>
              </w:rPr>
              <w:t>E</w:t>
            </w:r>
            <w:r>
              <w:rPr>
                <w:rFonts w:ascii="Arial" w:hAnsi="Arial" w:cs="Arial"/>
                <w:bCs/>
                <w:sz w:val="22"/>
                <w:szCs w:val="22"/>
              </w:rPr>
              <w:t>l proyecto/trabajo se va a defender en:</w:t>
            </w:r>
          </w:p>
        </w:tc>
        <w:tc>
          <w:tcPr>
            <w:tcW w:w="1149" w:type="dxa"/>
            <w:tcBorders>
              <w:top w:val="nil"/>
              <w:left w:val="nil"/>
              <w:bottom w:val="nil"/>
            </w:tcBorders>
            <w:vAlign w:val="center"/>
          </w:tcPr>
          <w:p w14:paraId="0E5C4870" w14:textId="0EF950CF" w:rsidR="0060041C" w:rsidRPr="008C689E" w:rsidRDefault="0060041C" w:rsidP="0060041C">
            <w:pPr>
              <w:rPr>
                <w:rFonts w:ascii="Arial" w:hAnsi="Arial" w:cs="Arial"/>
                <w:sz w:val="22"/>
                <w:szCs w:val="22"/>
              </w:rPr>
            </w:pPr>
            <w:r w:rsidRPr="008C689E">
              <w:rPr>
                <w:rFonts w:ascii="Arial" w:hAnsi="Arial" w:cs="Arial"/>
                <w:sz w:val="22"/>
                <w:szCs w:val="22"/>
              </w:rPr>
              <w:t>ESPAÑOL</w:t>
            </w:r>
          </w:p>
        </w:tc>
        <w:tc>
          <w:tcPr>
            <w:tcW w:w="294" w:type="dxa"/>
          </w:tcPr>
          <w:p w14:paraId="0553B6F9" w14:textId="62387FC9" w:rsidR="0060041C" w:rsidRPr="00B42F8D" w:rsidRDefault="009A6E5D" w:rsidP="0060041C">
            <w:pPr>
              <w:jc w:val="center"/>
              <w:rPr>
                <w:rFonts w:ascii="Arial" w:hAnsi="Arial" w:cs="Arial"/>
                <w:b/>
                <w:sz w:val="28"/>
                <w:szCs w:val="28"/>
              </w:rPr>
            </w:pPr>
            <w:r>
              <w:rPr>
                <w:rFonts w:ascii="Arial" w:hAnsi="Arial" w:cs="Arial"/>
                <w:b/>
                <w:sz w:val="28"/>
                <w:szCs w:val="28"/>
              </w:rPr>
              <w:t>X</w:t>
            </w:r>
          </w:p>
        </w:tc>
        <w:tc>
          <w:tcPr>
            <w:tcW w:w="1534" w:type="dxa"/>
            <w:tcBorders>
              <w:top w:val="nil"/>
              <w:bottom w:val="nil"/>
            </w:tcBorders>
          </w:tcPr>
          <w:p w14:paraId="779F3077" w14:textId="03973420" w:rsidR="0060041C" w:rsidRDefault="0060041C" w:rsidP="0060041C">
            <w:pPr>
              <w:ind w:right="156"/>
              <w:jc w:val="right"/>
              <w:rPr>
                <w:rFonts w:ascii="Arial" w:hAnsi="Arial" w:cs="Arial"/>
                <w:sz w:val="22"/>
                <w:szCs w:val="22"/>
              </w:rPr>
            </w:pPr>
            <w:r>
              <w:rPr>
                <w:rFonts w:ascii="Arial" w:hAnsi="Arial" w:cs="Arial"/>
                <w:sz w:val="22"/>
                <w:szCs w:val="22"/>
              </w:rPr>
              <w:t>INGLÉS</w:t>
            </w:r>
          </w:p>
        </w:tc>
        <w:tc>
          <w:tcPr>
            <w:tcW w:w="294" w:type="dxa"/>
          </w:tcPr>
          <w:p w14:paraId="31134668" w14:textId="77777777" w:rsidR="0060041C" w:rsidRPr="00B42F8D" w:rsidRDefault="0060041C" w:rsidP="0060041C">
            <w:pPr>
              <w:jc w:val="center"/>
              <w:rPr>
                <w:rFonts w:ascii="Arial" w:hAnsi="Arial" w:cs="Arial"/>
                <w:b/>
                <w:sz w:val="28"/>
                <w:szCs w:val="28"/>
              </w:rPr>
            </w:pPr>
          </w:p>
        </w:tc>
      </w:tr>
    </w:tbl>
    <w:p w14:paraId="5F1FB77B" w14:textId="27C438D9" w:rsidR="008043AE" w:rsidRDefault="008043AE" w:rsidP="008043AE">
      <w:pPr>
        <w:autoSpaceDE w:val="0"/>
        <w:autoSpaceDN w:val="0"/>
        <w:adjustRightInd w:val="0"/>
        <w:spacing w:before="120"/>
        <w:rPr>
          <w:rFonts w:ascii="Arial" w:hAnsi="Arial" w:cs="Arial"/>
          <w:bCs/>
          <w:sz w:val="22"/>
          <w:szCs w:val="22"/>
        </w:rPr>
      </w:pPr>
      <w:r w:rsidRPr="00D73A5A">
        <w:rPr>
          <w:rFonts w:ascii="Arial" w:hAnsi="Arial" w:cs="Arial"/>
          <w:bCs/>
          <w:sz w:val="22"/>
          <w:szCs w:val="22"/>
          <w:u w:val="single"/>
        </w:rPr>
        <w:t>T</w:t>
      </w:r>
      <w:r w:rsidR="00D73A5A">
        <w:rPr>
          <w:rFonts w:ascii="Arial" w:hAnsi="Arial" w:cs="Arial"/>
          <w:bCs/>
          <w:sz w:val="22"/>
          <w:szCs w:val="22"/>
          <w:u w:val="single"/>
        </w:rPr>
        <w:t>ribunal</w:t>
      </w:r>
    </w:p>
    <w:p w14:paraId="5ECECEFC" w14:textId="77777777" w:rsidR="008F65FD" w:rsidRDefault="008F65FD" w:rsidP="008043AE">
      <w:pPr>
        <w:autoSpaceDE w:val="0"/>
        <w:autoSpaceDN w:val="0"/>
        <w:adjustRightInd w:val="0"/>
        <w:spacing w:before="120"/>
        <w:ind w:firstLine="708"/>
        <w:rPr>
          <w:rFonts w:ascii="Arial" w:hAnsi="Arial" w:cs="Arial"/>
          <w:bCs/>
          <w:sz w:val="22"/>
          <w:szCs w:val="22"/>
        </w:rPr>
      </w:pPr>
    </w:p>
    <w:p w14:paraId="3EE78991" w14:textId="38F4B5A8" w:rsidR="008043AE" w:rsidRPr="009B2718" w:rsidRDefault="008043AE" w:rsidP="008043AE">
      <w:pPr>
        <w:autoSpaceDE w:val="0"/>
        <w:autoSpaceDN w:val="0"/>
        <w:adjustRightInd w:val="0"/>
        <w:spacing w:before="120"/>
        <w:ind w:firstLine="708"/>
        <w:rPr>
          <w:rFonts w:ascii="Arial" w:hAnsi="Arial" w:cs="Arial"/>
          <w:bCs/>
          <w:sz w:val="22"/>
          <w:szCs w:val="22"/>
        </w:rPr>
      </w:pPr>
      <w:r w:rsidRPr="009B2718">
        <w:rPr>
          <w:rFonts w:ascii="Arial" w:hAnsi="Arial" w:cs="Arial"/>
          <w:bCs/>
          <w:sz w:val="22"/>
          <w:szCs w:val="22"/>
        </w:rPr>
        <w:t>TUTOR:</w:t>
      </w:r>
      <w:r>
        <w:rPr>
          <w:rFonts w:ascii="Arial" w:hAnsi="Arial" w:cs="Arial"/>
          <w:bCs/>
          <w:sz w:val="22"/>
          <w:szCs w:val="22"/>
        </w:rPr>
        <w:t xml:space="preserve"> </w:t>
      </w:r>
      <w:r w:rsidR="008427A0" w:rsidRPr="008427A0">
        <w:rPr>
          <w:rFonts w:ascii="Arial" w:hAnsi="Arial" w:cs="Arial"/>
          <w:bCs/>
          <w:sz w:val="22"/>
          <w:szCs w:val="22"/>
        </w:rPr>
        <w:t>Jorge Tornero Tornero</w:t>
      </w:r>
      <w:r w:rsidR="002F22BB">
        <w:rPr>
          <w:rFonts w:ascii="Arial" w:hAnsi="Arial" w:cs="Arial"/>
          <w:bCs/>
          <w:sz w:val="22"/>
          <w:szCs w:val="22"/>
        </w:rPr>
        <w:tab/>
      </w:r>
      <w:r w:rsidR="002F22BB">
        <w:rPr>
          <w:rFonts w:ascii="Arial" w:hAnsi="Arial" w:cs="Arial"/>
          <w:bCs/>
          <w:sz w:val="22"/>
          <w:szCs w:val="22"/>
        </w:rPr>
        <w:tab/>
      </w:r>
      <w:r w:rsidR="002F22BB">
        <w:rPr>
          <w:rFonts w:ascii="Arial" w:hAnsi="Arial" w:cs="Arial"/>
          <w:bCs/>
          <w:sz w:val="22"/>
          <w:szCs w:val="22"/>
        </w:rPr>
        <w:tab/>
      </w:r>
      <w:r w:rsidR="009C75D8">
        <w:rPr>
          <w:rFonts w:ascii="Arial" w:hAnsi="Arial" w:cs="Arial"/>
          <w:bCs/>
          <w:sz w:val="22"/>
          <w:szCs w:val="22"/>
        </w:rPr>
        <w:tab/>
      </w:r>
      <w:r w:rsidR="002F22BB" w:rsidRPr="00674557">
        <w:rPr>
          <w:rFonts w:ascii="Arial" w:hAnsi="Arial" w:cs="Arial"/>
          <w:bCs/>
          <w:sz w:val="22"/>
          <w:szCs w:val="22"/>
        </w:rPr>
        <w:t>V</w:t>
      </w:r>
      <w:r w:rsidR="002F22BB">
        <w:rPr>
          <w:rFonts w:ascii="Arial" w:hAnsi="Arial" w:cs="Arial"/>
          <w:bCs/>
          <w:sz w:val="22"/>
          <w:szCs w:val="22"/>
        </w:rPr>
        <w:t>.</w:t>
      </w:r>
      <w:r w:rsidR="002F22BB" w:rsidRPr="00674557">
        <w:rPr>
          <w:rFonts w:ascii="Arial" w:hAnsi="Arial" w:cs="Arial"/>
          <w:bCs/>
          <w:sz w:val="22"/>
          <w:szCs w:val="22"/>
        </w:rPr>
        <w:t>ºB</w:t>
      </w:r>
      <w:r w:rsidR="002F22BB">
        <w:rPr>
          <w:rFonts w:ascii="Arial" w:hAnsi="Arial" w:cs="Arial"/>
          <w:bCs/>
          <w:sz w:val="22"/>
          <w:szCs w:val="22"/>
        </w:rPr>
        <w:t>.</w:t>
      </w:r>
      <w:r w:rsidR="002F22BB" w:rsidRPr="00674557">
        <w:rPr>
          <w:rFonts w:ascii="Arial" w:hAnsi="Arial" w:cs="Arial"/>
          <w:bCs/>
          <w:sz w:val="22"/>
          <w:szCs w:val="22"/>
        </w:rPr>
        <w:t>º:</w:t>
      </w:r>
    </w:p>
    <w:p w14:paraId="5395485B" w14:textId="77777777" w:rsidR="005C605F" w:rsidRDefault="005C605F" w:rsidP="008043AE">
      <w:pPr>
        <w:autoSpaceDE w:val="0"/>
        <w:autoSpaceDN w:val="0"/>
        <w:adjustRightInd w:val="0"/>
        <w:spacing w:before="120"/>
        <w:ind w:firstLine="708"/>
        <w:rPr>
          <w:rFonts w:ascii="Arial" w:hAnsi="Arial" w:cs="Arial"/>
          <w:bCs/>
          <w:sz w:val="22"/>
          <w:szCs w:val="22"/>
        </w:rPr>
      </w:pPr>
    </w:p>
    <w:p w14:paraId="2105AC3E" w14:textId="1EE9AE19" w:rsidR="008043AE" w:rsidRPr="00674557" w:rsidRDefault="008043AE" w:rsidP="008043AE">
      <w:pPr>
        <w:autoSpaceDE w:val="0"/>
        <w:autoSpaceDN w:val="0"/>
        <w:adjustRightInd w:val="0"/>
        <w:spacing w:before="120"/>
        <w:ind w:firstLine="708"/>
        <w:rPr>
          <w:rFonts w:ascii="Arial" w:hAnsi="Arial" w:cs="Arial"/>
          <w:bCs/>
          <w:sz w:val="22"/>
          <w:szCs w:val="22"/>
        </w:rPr>
      </w:pPr>
      <w:r w:rsidRPr="009B2718">
        <w:rPr>
          <w:rFonts w:ascii="Arial" w:hAnsi="Arial" w:cs="Arial"/>
          <w:bCs/>
          <w:sz w:val="22"/>
          <w:szCs w:val="22"/>
        </w:rPr>
        <w:t>SECRETARIO:</w:t>
      </w:r>
      <w:r>
        <w:rPr>
          <w:rFonts w:ascii="Arial" w:hAnsi="Arial" w:cs="Arial"/>
          <w:bCs/>
          <w:sz w:val="22"/>
          <w:szCs w:val="22"/>
        </w:rPr>
        <w:t xml:space="preserve"> </w:t>
      </w:r>
      <w:r w:rsidR="008427A0" w:rsidRPr="008427A0">
        <w:rPr>
          <w:rFonts w:ascii="Arial" w:hAnsi="Arial" w:cs="Arial"/>
          <w:bCs/>
          <w:sz w:val="22"/>
          <w:szCs w:val="22"/>
        </w:rPr>
        <w:t>Manuel Vázquez Rodríguez</w:t>
      </w:r>
      <w:r w:rsidR="002F22BB">
        <w:rPr>
          <w:rFonts w:ascii="Arial" w:hAnsi="Arial" w:cs="Arial"/>
          <w:bCs/>
          <w:sz w:val="22"/>
          <w:szCs w:val="22"/>
        </w:rPr>
        <w:tab/>
      </w:r>
      <w:r w:rsidR="009C75D8">
        <w:rPr>
          <w:rFonts w:ascii="Arial" w:hAnsi="Arial" w:cs="Arial"/>
          <w:bCs/>
          <w:sz w:val="22"/>
          <w:szCs w:val="22"/>
        </w:rPr>
        <w:tab/>
      </w:r>
      <w:r w:rsidR="005C605F" w:rsidRPr="00674557">
        <w:rPr>
          <w:rFonts w:ascii="Arial" w:hAnsi="Arial" w:cs="Arial"/>
          <w:bCs/>
          <w:sz w:val="22"/>
          <w:szCs w:val="22"/>
        </w:rPr>
        <w:t>V</w:t>
      </w:r>
      <w:r w:rsidR="007852B6">
        <w:rPr>
          <w:rFonts w:ascii="Arial" w:hAnsi="Arial" w:cs="Arial"/>
          <w:bCs/>
          <w:sz w:val="22"/>
          <w:szCs w:val="22"/>
        </w:rPr>
        <w:t>.</w:t>
      </w:r>
      <w:r w:rsidR="005C605F" w:rsidRPr="00674557">
        <w:rPr>
          <w:rFonts w:ascii="Arial" w:hAnsi="Arial" w:cs="Arial"/>
          <w:bCs/>
          <w:sz w:val="22"/>
          <w:szCs w:val="22"/>
        </w:rPr>
        <w:t>ºB</w:t>
      </w:r>
      <w:r w:rsidR="007852B6">
        <w:rPr>
          <w:rFonts w:ascii="Arial" w:hAnsi="Arial" w:cs="Arial"/>
          <w:bCs/>
          <w:sz w:val="22"/>
          <w:szCs w:val="22"/>
        </w:rPr>
        <w:t>.</w:t>
      </w:r>
      <w:r w:rsidR="005C605F" w:rsidRPr="00674557">
        <w:rPr>
          <w:rFonts w:ascii="Arial" w:hAnsi="Arial" w:cs="Arial"/>
          <w:bCs/>
          <w:sz w:val="22"/>
          <w:szCs w:val="22"/>
        </w:rPr>
        <w:t xml:space="preserve">º: </w:t>
      </w:r>
    </w:p>
    <w:p w14:paraId="71AD908D" w14:textId="77777777" w:rsidR="005C605F" w:rsidRPr="00674557" w:rsidRDefault="005C605F" w:rsidP="005C605F">
      <w:pPr>
        <w:autoSpaceDE w:val="0"/>
        <w:autoSpaceDN w:val="0"/>
        <w:adjustRightInd w:val="0"/>
        <w:spacing w:before="120"/>
        <w:ind w:firstLine="708"/>
        <w:rPr>
          <w:rFonts w:ascii="Arial" w:hAnsi="Arial" w:cs="Arial"/>
          <w:bCs/>
          <w:sz w:val="22"/>
          <w:szCs w:val="22"/>
        </w:rPr>
      </w:pPr>
    </w:p>
    <w:p w14:paraId="2A8F5CBF" w14:textId="77777777" w:rsidR="005C605F" w:rsidRPr="00535DF9" w:rsidRDefault="005C605F" w:rsidP="005C605F">
      <w:pPr>
        <w:autoSpaceDE w:val="0"/>
        <w:autoSpaceDN w:val="0"/>
        <w:adjustRightInd w:val="0"/>
        <w:spacing w:before="120"/>
        <w:ind w:firstLine="708"/>
      </w:pPr>
      <w:r w:rsidRPr="00674557">
        <w:rPr>
          <w:rFonts w:ascii="Arial" w:hAnsi="Arial" w:cs="Arial"/>
          <w:bCs/>
          <w:sz w:val="22"/>
          <w:szCs w:val="22"/>
        </w:rPr>
        <w:t>PRESIDENTE</w:t>
      </w:r>
      <w:r w:rsidR="0051587B">
        <w:rPr>
          <w:rFonts w:ascii="Arial" w:hAnsi="Arial" w:cs="Arial"/>
          <w:bCs/>
          <w:sz w:val="22"/>
          <w:szCs w:val="22"/>
        </w:rPr>
        <w:t xml:space="preserve"> (asignado por la SOA)</w:t>
      </w:r>
      <w:r w:rsidRPr="00674557">
        <w:rPr>
          <w:rFonts w:ascii="Arial" w:hAnsi="Arial" w:cs="Arial"/>
          <w:bCs/>
          <w:sz w:val="22"/>
          <w:szCs w:val="22"/>
        </w:rPr>
        <w:t xml:space="preserve">:  </w:t>
      </w:r>
    </w:p>
    <w:p w14:paraId="6EA4A508" w14:textId="77777777" w:rsidR="005524E5" w:rsidRDefault="005524E5" w:rsidP="008043AE">
      <w:pPr>
        <w:autoSpaceDE w:val="0"/>
        <w:autoSpaceDN w:val="0"/>
        <w:adjustRightInd w:val="0"/>
        <w:spacing w:before="120"/>
        <w:rPr>
          <w:rFonts w:ascii="Arial" w:hAnsi="Arial" w:cs="Arial"/>
          <w:bCs/>
          <w:sz w:val="22"/>
          <w:szCs w:val="22"/>
        </w:rPr>
      </w:pPr>
    </w:p>
    <w:p w14:paraId="049DCA82" w14:textId="07B966AD" w:rsidR="008043AE" w:rsidRDefault="008043AE" w:rsidP="008043AE">
      <w:pPr>
        <w:autoSpaceDE w:val="0"/>
        <w:autoSpaceDN w:val="0"/>
        <w:adjustRightInd w:val="0"/>
        <w:spacing w:before="120"/>
        <w:rPr>
          <w:rFonts w:ascii="Arial" w:hAnsi="Arial" w:cs="Arial"/>
          <w:bCs/>
          <w:sz w:val="22"/>
          <w:szCs w:val="22"/>
        </w:rPr>
      </w:pPr>
      <w:r w:rsidRPr="009B2718">
        <w:rPr>
          <w:rFonts w:ascii="Arial" w:hAnsi="Arial" w:cs="Arial"/>
          <w:bCs/>
          <w:sz w:val="22"/>
          <w:szCs w:val="22"/>
        </w:rPr>
        <w:t>Si PFG</w:t>
      </w:r>
      <w:r w:rsidR="005524E5">
        <w:rPr>
          <w:rFonts w:ascii="Arial" w:hAnsi="Arial" w:cs="Arial"/>
          <w:bCs/>
          <w:sz w:val="22"/>
          <w:szCs w:val="22"/>
        </w:rPr>
        <w:t>/TFG</w:t>
      </w:r>
      <w:r w:rsidRPr="009B2718">
        <w:rPr>
          <w:rFonts w:ascii="Arial" w:hAnsi="Arial" w:cs="Arial"/>
          <w:bCs/>
          <w:sz w:val="22"/>
          <w:szCs w:val="22"/>
        </w:rPr>
        <w:t xml:space="preserve"> externo</w:t>
      </w:r>
      <w:r>
        <w:rPr>
          <w:rFonts w:ascii="Arial" w:hAnsi="Arial" w:cs="Arial"/>
          <w:bCs/>
          <w:sz w:val="22"/>
          <w:szCs w:val="22"/>
        </w:rPr>
        <w:t>:</w:t>
      </w:r>
    </w:p>
    <w:p w14:paraId="346E8CA8" w14:textId="5CB1C9F6" w:rsidR="008043AE" w:rsidRDefault="008043AE" w:rsidP="008043AE">
      <w:pPr>
        <w:autoSpaceDE w:val="0"/>
        <w:autoSpaceDN w:val="0"/>
        <w:adjustRightInd w:val="0"/>
        <w:spacing w:before="120"/>
        <w:ind w:firstLine="708"/>
        <w:rPr>
          <w:rFonts w:ascii="Arial" w:hAnsi="Arial" w:cs="Arial"/>
          <w:bCs/>
          <w:sz w:val="22"/>
          <w:szCs w:val="22"/>
        </w:rPr>
      </w:pPr>
      <w:r w:rsidRPr="009B2718">
        <w:rPr>
          <w:rFonts w:ascii="Arial" w:hAnsi="Arial" w:cs="Arial"/>
          <w:bCs/>
          <w:sz w:val="22"/>
          <w:szCs w:val="22"/>
        </w:rPr>
        <w:t>DIRECTOR:</w:t>
      </w:r>
      <w:r w:rsidR="008427A0">
        <w:rPr>
          <w:rFonts w:ascii="Arial" w:hAnsi="Arial" w:cs="Arial"/>
          <w:bCs/>
          <w:sz w:val="22"/>
          <w:szCs w:val="22"/>
        </w:rPr>
        <w:tab/>
      </w:r>
      <w:r w:rsidR="008427A0">
        <w:rPr>
          <w:rFonts w:ascii="Arial" w:hAnsi="Arial" w:cs="Arial"/>
          <w:bCs/>
          <w:sz w:val="22"/>
          <w:szCs w:val="22"/>
        </w:rPr>
        <w:tab/>
      </w:r>
      <w:r w:rsidR="008427A0">
        <w:rPr>
          <w:rFonts w:ascii="Arial" w:hAnsi="Arial" w:cs="Arial"/>
          <w:bCs/>
          <w:sz w:val="22"/>
          <w:szCs w:val="22"/>
        </w:rPr>
        <w:tab/>
      </w:r>
      <w:r w:rsidR="00832572">
        <w:rPr>
          <w:rFonts w:ascii="Arial" w:hAnsi="Arial" w:cs="Arial"/>
          <w:bCs/>
          <w:sz w:val="22"/>
          <w:szCs w:val="22"/>
        </w:rPr>
        <w:tab/>
      </w:r>
      <w:r w:rsidR="00B773B4">
        <w:rPr>
          <w:rFonts w:ascii="Arial" w:hAnsi="Arial" w:cs="Arial"/>
          <w:bCs/>
          <w:sz w:val="22"/>
          <w:szCs w:val="22"/>
        </w:rPr>
        <w:tab/>
      </w:r>
      <w:r w:rsidR="00B773B4">
        <w:rPr>
          <w:rFonts w:ascii="Arial" w:hAnsi="Arial" w:cs="Arial"/>
          <w:bCs/>
          <w:sz w:val="22"/>
          <w:szCs w:val="22"/>
        </w:rPr>
        <w:tab/>
      </w:r>
      <w:r w:rsidR="00B773B4">
        <w:rPr>
          <w:rFonts w:ascii="Arial" w:hAnsi="Arial" w:cs="Arial"/>
          <w:bCs/>
          <w:sz w:val="22"/>
          <w:szCs w:val="22"/>
        </w:rPr>
        <w:tab/>
      </w:r>
      <w:r w:rsidR="00832572" w:rsidRPr="00674557">
        <w:rPr>
          <w:rFonts w:ascii="Arial" w:hAnsi="Arial" w:cs="Arial"/>
          <w:bCs/>
          <w:sz w:val="22"/>
          <w:szCs w:val="22"/>
        </w:rPr>
        <w:t>V</w:t>
      </w:r>
      <w:r w:rsidR="00832572">
        <w:rPr>
          <w:rFonts w:ascii="Arial" w:hAnsi="Arial" w:cs="Arial"/>
          <w:bCs/>
          <w:sz w:val="22"/>
          <w:szCs w:val="22"/>
        </w:rPr>
        <w:t>.</w:t>
      </w:r>
      <w:r w:rsidR="00832572" w:rsidRPr="00674557">
        <w:rPr>
          <w:rFonts w:ascii="Arial" w:hAnsi="Arial" w:cs="Arial"/>
          <w:bCs/>
          <w:sz w:val="22"/>
          <w:szCs w:val="22"/>
        </w:rPr>
        <w:t>ºB</w:t>
      </w:r>
      <w:r w:rsidR="00832572">
        <w:rPr>
          <w:rFonts w:ascii="Arial" w:hAnsi="Arial" w:cs="Arial"/>
          <w:bCs/>
          <w:sz w:val="22"/>
          <w:szCs w:val="22"/>
        </w:rPr>
        <w:t>.</w:t>
      </w:r>
      <w:r w:rsidR="00832572" w:rsidRPr="00674557">
        <w:rPr>
          <w:rFonts w:ascii="Arial" w:hAnsi="Arial" w:cs="Arial"/>
          <w:bCs/>
          <w:sz w:val="22"/>
          <w:szCs w:val="22"/>
        </w:rPr>
        <w:t>º:</w:t>
      </w:r>
    </w:p>
    <w:p w14:paraId="1016E20D" w14:textId="1980C79C" w:rsidR="00327770" w:rsidRPr="009B2718" w:rsidRDefault="00327770" w:rsidP="008043AE">
      <w:pPr>
        <w:autoSpaceDE w:val="0"/>
        <w:autoSpaceDN w:val="0"/>
        <w:adjustRightInd w:val="0"/>
        <w:spacing w:before="120"/>
        <w:ind w:firstLine="708"/>
        <w:rPr>
          <w:rFonts w:ascii="Arial" w:hAnsi="Arial" w:cs="Arial"/>
          <w:bCs/>
          <w:sz w:val="22"/>
          <w:szCs w:val="22"/>
        </w:rPr>
      </w:pPr>
      <w:r>
        <w:rPr>
          <w:rFonts w:ascii="Arial" w:hAnsi="Arial" w:cs="Arial"/>
          <w:bCs/>
          <w:sz w:val="22"/>
          <w:szCs w:val="22"/>
        </w:rPr>
        <w:t>Empresa/Organismo</w:t>
      </w:r>
      <w:r w:rsidR="004F2D1B">
        <w:rPr>
          <w:rFonts w:ascii="Arial" w:hAnsi="Arial" w:cs="Arial"/>
          <w:bCs/>
          <w:sz w:val="22"/>
          <w:szCs w:val="22"/>
        </w:rPr>
        <w:t xml:space="preserve">: </w:t>
      </w:r>
    </w:p>
    <w:p w14:paraId="58EAB81B" w14:textId="77777777" w:rsidR="007B5548" w:rsidRDefault="007B5548" w:rsidP="007B5548">
      <w:pPr>
        <w:rPr>
          <w:rFonts w:ascii="Arial" w:hAnsi="Arial" w:cs="Arial"/>
        </w:rPr>
      </w:pPr>
    </w:p>
    <w:p w14:paraId="333B6D6C" w14:textId="42E681D5" w:rsidR="00870620" w:rsidRPr="00D73A5A" w:rsidRDefault="007B5548" w:rsidP="00333D3E">
      <w:pPr>
        <w:rPr>
          <w:rFonts w:ascii="Arial" w:hAnsi="Arial" w:cs="Arial"/>
          <w:u w:val="single"/>
        </w:rPr>
      </w:pPr>
      <w:r w:rsidRPr="00D73A5A">
        <w:rPr>
          <w:rFonts w:ascii="Arial" w:hAnsi="Arial" w:cs="Arial"/>
          <w:u w:val="single"/>
        </w:rPr>
        <w:t>Financiación</w:t>
      </w:r>
    </w:p>
    <w:p w14:paraId="3FA5C42B" w14:textId="12ACE24A" w:rsidR="008043AE" w:rsidRDefault="007B5548" w:rsidP="00333D3E">
      <w:pPr>
        <w:rPr>
          <w:rFonts w:ascii="Arial" w:hAnsi="Arial" w:cs="Arial"/>
        </w:rPr>
      </w:pPr>
      <w:r w:rsidRPr="00347321">
        <w:rPr>
          <w:rFonts w:ascii="Arial" w:hAnsi="Arial" w:cs="Arial"/>
        </w:rPr>
        <w:t>Dpto</w:t>
      </w:r>
      <w:r>
        <w:rPr>
          <w:rFonts w:ascii="Arial" w:hAnsi="Arial" w:cs="Arial"/>
        </w:rPr>
        <w:t>.:</w:t>
      </w:r>
      <w:r w:rsidR="000947FB">
        <w:rPr>
          <w:rFonts w:ascii="Arial" w:hAnsi="Arial" w:cs="Arial"/>
        </w:rPr>
        <w:tab/>
      </w:r>
      <w:r>
        <w:rPr>
          <w:rFonts w:ascii="Arial" w:hAnsi="Arial" w:cs="Arial"/>
        </w:rPr>
        <w:tab/>
      </w:r>
      <w:r w:rsidRPr="00347321">
        <w:rPr>
          <w:rFonts w:ascii="Arial" w:hAnsi="Arial" w:cs="Arial"/>
        </w:rPr>
        <w:t>Escuela</w:t>
      </w:r>
      <w:r>
        <w:rPr>
          <w:rFonts w:ascii="Arial" w:hAnsi="Arial" w:cs="Arial"/>
        </w:rPr>
        <w:t xml:space="preserve">: </w:t>
      </w:r>
      <w:r w:rsidR="000947FB">
        <w:rPr>
          <w:rFonts w:ascii="Arial" w:hAnsi="Arial" w:cs="Arial"/>
        </w:rPr>
        <w:tab/>
      </w:r>
      <w:r w:rsidRPr="00347321">
        <w:rPr>
          <w:rFonts w:ascii="Arial" w:hAnsi="Arial" w:cs="Arial"/>
        </w:rPr>
        <w:t>Otros</w:t>
      </w:r>
      <w:r>
        <w:rPr>
          <w:rFonts w:ascii="Arial" w:hAnsi="Arial" w:cs="Arial"/>
        </w:rPr>
        <w:t xml:space="preserve">: </w:t>
      </w:r>
      <w:r w:rsidR="00553FDC">
        <w:rPr>
          <w:rFonts w:ascii="Arial" w:hAnsi="Arial" w:cs="Arial"/>
        </w:rPr>
        <w:t>Estudiante</w:t>
      </w:r>
    </w:p>
    <w:p w14:paraId="11783FAC" w14:textId="4D2F5CBC" w:rsidR="000947FB" w:rsidRDefault="000947FB">
      <w:pPr>
        <w:rPr>
          <w:rFonts w:ascii="Arial" w:hAnsi="Arial" w:cs="Arial"/>
        </w:rPr>
      </w:pPr>
      <w:r>
        <w:rPr>
          <w:rFonts w:ascii="Arial" w:hAnsi="Arial" w:cs="Arial"/>
        </w:rPr>
        <w:br w:type="page"/>
      </w:r>
    </w:p>
    <w:p w14:paraId="4754E17C" w14:textId="77777777" w:rsidR="00063003" w:rsidRPr="00890FBD" w:rsidRDefault="00063003" w:rsidP="00362F59">
      <w:pPr>
        <w:pStyle w:val="Prrafodelista"/>
        <w:numPr>
          <w:ilvl w:val="0"/>
          <w:numId w:val="4"/>
        </w:numPr>
        <w:spacing w:before="120"/>
        <w:jc w:val="both"/>
        <w:rPr>
          <w:rFonts w:ascii="Arial" w:hAnsi="Arial" w:cs="Arial"/>
          <w:b/>
          <w:bCs/>
          <w:lang w:val="es-ES_tradnl"/>
        </w:rPr>
      </w:pPr>
      <w:r w:rsidRPr="00890FBD">
        <w:rPr>
          <w:rFonts w:ascii="Arial" w:hAnsi="Arial" w:cs="Arial"/>
          <w:b/>
          <w:bCs/>
          <w:lang w:val="es-ES_tradnl"/>
        </w:rPr>
        <w:lastRenderedPageBreak/>
        <w:t>INTRODUCCIÓN</w:t>
      </w:r>
    </w:p>
    <w:p w14:paraId="1DB7D80D" w14:textId="77777777" w:rsidR="001724B6" w:rsidRDefault="001724B6" w:rsidP="001724B6">
      <w:pPr>
        <w:pStyle w:val="Prrafodelista"/>
        <w:spacing w:before="120"/>
        <w:ind w:left="360"/>
        <w:jc w:val="both"/>
        <w:rPr>
          <w:rFonts w:ascii="Arial" w:hAnsi="Arial" w:cs="Arial"/>
          <w:lang w:val="es-ES_tradnl"/>
        </w:rPr>
      </w:pPr>
    </w:p>
    <w:p w14:paraId="2FFCFE95" w14:textId="5FBCDA7D" w:rsidR="001724B6" w:rsidRPr="00410B6C" w:rsidRDefault="001724B6" w:rsidP="00410B6C">
      <w:pPr>
        <w:spacing w:before="120"/>
        <w:jc w:val="both"/>
        <w:rPr>
          <w:rFonts w:ascii="Arial" w:hAnsi="Arial" w:cs="Arial"/>
          <w:lang w:val="es-ES_tradnl"/>
        </w:rPr>
      </w:pPr>
      <w:r w:rsidRPr="00410B6C">
        <w:rPr>
          <w:rFonts w:ascii="Arial" w:hAnsi="Arial" w:cs="Arial"/>
          <w:lang w:val="es-ES_tradnl"/>
        </w:rPr>
        <w:t xml:space="preserve">El proyecto se enmarca en el ámbito de los sistemas de alimentación portátiles, diseñados específicamente para alimentar dispositivos electrónicos y equipos de baja potencia, </w:t>
      </w:r>
      <w:r w:rsidR="00270937" w:rsidRPr="00410B6C">
        <w:rPr>
          <w:rFonts w:ascii="Arial" w:hAnsi="Arial" w:cs="Arial"/>
          <w:lang w:val="es-ES_tradnl"/>
        </w:rPr>
        <w:t xml:space="preserve">a partir de la energía almacenada en una batería, </w:t>
      </w:r>
      <w:r w:rsidRPr="00410B6C">
        <w:rPr>
          <w:rFonts w:ascii="Arial" w:hAnsi="Arial" w:cs="Arial"/>
          <w:lang w:val="es-ES_tradnl"/>
        </w:rPr>
        <w:t xml:space="preserve">como la montura motorizada de telescopios. </w:t>
      </w:r>
    </w:p>
    <w:p w14:paraId="17BF5E17" w14:textId="7C8030C2" w:rsidR="001724B6" w:rsidRPr="00410B6C" w:rsidRDefault="001724B6" w:rsidP="00410B6C">
      <w:pPr>
        <w:spacing w:before="120"/>
        <w:jc w:val="both"/>
        <w:rPr>
          <w:rFonts w:ascii="Arial" w:hAnsi="Arial" w:cs="Arial"/>
          <w:lang w:val="es-ES_tradnl"/>
        </w:rPr>
      </w:pPr>
      <w:r w:rsidRPr="00410B6C">
        <w:rPr>
          <w:rFonts w:ascii="Arial" w:hAnsi="Arial" w:cs="Arial"/>
          <w:lang w:val="es-ES_tradnl"/>
        </w:rPr>
        <w:t>El trabajo se llevará a cabo en el contexto de un entorno académico, en el que se realizará el diseño y caracterización de un sistema que permita alimentar una montura motorizada de telescopio a partir de una batería de 12V. Este sistema debe garantizar no solo la correcta alimentación del equipo, sino también la protección de la batería durante su carga y descarga, previniendo inversiones de polaridad y sobrecargas. El propósito general es maximizar la eficiencia energética y autonomía del sistema, permitiendo que el usuario tenga indicaciones claras sobre el estado de la batería mediante indicadores luminosos y</w:t>
      </w:r>
      <w:r w:rsidR="00A0414D" w:rsidRPr="00410B6C">
        <w:rPr>
          <w:rFonts w:ascii="Arial" w:hAnsi="Arial" w:cs="Arial"/>
          <w:lang w:val="es-ES_tradnl"/>
        </w:rPr>
        <w:t>/o</w:t>
      </w:r>
      <w:r w:rsidRPr="00410B6C">
        <w:rPr>
          <w:rFonts w:ascii="Arial" w:hAnsi="Arial" w:cs="Arial"/>
          <w:lang w:val="es-ES_tradnl"/>
        </w:rPr>
        <w:t xml:space="preserve"> acústicos. Además, se emplearán tecnologías de conversión DC-DC para garantizar la correcta regulación de voltaje y corriente.</w:t>
      </w:r>
    </w:p>
    <w:p w14:paraId="650BB7FD" w14:textId="6D573FB1" w:rsidR="00AD5717" w:rsidRPr="00410B6C" w:rsidRDefault="00BE0090" w:rsidP="00410B6C">
      <w:pPr>
        <w:spacing w:before="120"/>
        <w:jc w:val="both"/>
        <w:rPr>
          <w:rFonts w:ascii="Arial" w:hAnsi="Arial" w:cs="Arial"/>
          <w:lang w:val="es-ES_tradnl"/>
        </w:rPr>
      </w:pPr>
      <w:commentRangeStart w:id="0"/>
      <w:r w:rsidRPr="00410B6C">
        <w:rPr>
          <w:rFonts w:ascii="Arial" w:hAnsi="Arial" w:cs="Arial"/>
        </w:rPr>
        <w:t>La fuente de alimentación, que será un adaptador AC/DC, alimentará el sistema de carga de la batería.</w:t>
      </w:r>
      <w:commentRangeEnd w:id="0"/>
      <w:r w:rsidR="006F2ACC">
        <w:rPr>
          <w:rStyle w:val="Refdecomentario"/>
        </w:rPr>
        <w:commentReference w:id="0"/>
      </w:r>
      <w:r w:rsidRPr="00410B6C">
        <w:rPr>
          <w:rFonts w:ascii="Arial" w:hAnsi="Arial" w:cs="Arial"/>
        </w:rPr>
        <w:t xml:space="preserve"> Este sistema incluirá un cargador inteligente y un controlador del estado de la batería que monitoreará su estado en tiempo real. </w:t>
      </w:r>
      <w:r w:rsidR="001724B6" w:rsidRPr="00410B6C">
        <w:rPr>
          <w:rFonts w:ascii="Arial" w:hAnsi="Arial" w:cs="Arial"/>
          <w:lang w:val="es-ES_tradnl"/>
        </w:rPr>
        <w:t>Este tipo de sistemas permiten aumentar la seguridad y vida útil de las baterías, mejorando la experiencia de uso para aplicaciones en astronomía o situaciones que requieren portabilidad y autonomía energética.</w:t>
      </w:r>
    </w:p>
    <w:p w14:paraId="577BD26D" w14:textId="58EFDF65" w:rsidR="001724B6" w:rsidRPr="00410B6C" w:rsidRDefault="00AD5717" w:rsidP="00410B6C">
      <w:pPr>
        <w:spacing w:before="120"/>
        <w:jc w:val="both"/>
        <w:rPr>
          <w:rFonts w:ascii="Arial" w:hAnsi="Arial" w:cs="Arial"/>
          <w:lang w:val="es-ES_tradnl"/>
        </w:rPr>
      </w:pPr>
      <w:commentRangeStart w:id="1"/>
      <w:r w:rsidRPr="00410B6C">
        <w:rPr>
          <w:rFonts w:ascii="Arial" w:hAnsi="Arial" w:cs="Arial"/>
          <w:lang w:val="es-ES_tradnl"/>
        </w:rPr>
        <w:t xml:space="preserve">El propósito general </w:t>
      </w:r>
      <w:commentRangeEnd w:id="1"/>
      <w:r w:rsidR="001346B5">
        <w:rPr>
          <w:rStyle w:val="Refdecomentario"/>
        </w:rPr>
        <w:commentReference w:id="1"/>
      </w:r>
      <w:r w:rsidRPr="00410B6C">
        <w:rPr>
          <w:rFonts w:ascii="Arial" w:hAnsi="Arial" w:cs="Arial"/>
          <w:lang w:val="es-ES_tradnl"/>
        </w:rPr>
        <w:t>es desarrollar una solución portátil, eficiente y robusta que pueda ser utilizada por astrónomos aficionados o profesionales, facilitando el uso de telescopios en ubicaciones remotas, sin comprometer la seguridad o la funcionalidad del equipo.</w:t>
      </w:r>
    </w:p>
    <w:p w14:paraId="28A72C8C" w14:textId="77777777" w:rsidR="00063003" w:rsidRPr="00890FBD" w:rsidRDefault="00063003" w:rsidP="00362F59">
      <w:pPr>
        <w:pStyle w:val="Prrafodelista"/>
        <w:numPr>
          <w:ilvl w:val="0"/>
          <w:numId w:val="4"/>
        </w:numPr>
        <w:spacing w:before="120"/>
        <w:jc w:val="both"/>
        <w:rPr>
          <w:rFonts w:ascii="Arial" w:hAnsi="Arial" w:cs="Arial"/>
          <w:b/>
          <w:bCs/>
          <w:lang w:val="es-ES_tradnl"/>
        </w:rPr>
      </w:pPr>
      <w:r w:rsidRPr="00890FBD">
        <w:rPr>
          <w:rFonts w:ascii="Arial" w:hAnsi="Arial" w:cs="Arial"/>
          <w:b/>
          <w:bCs/>
          <w:lang w:val="es-ES_tradnl"/>
        </w:rPr>
        <w:t>OBJETIVOS</w:t>
      </w:r>
    </w:p>
    <w:p w14:paraId="00291980" w14:textId="42A87A19" w:rsidR="00AE53BC" w:rsidRPr="00AE53BC" w:rsidRDefault="00AE53BC" w:rsidP="00AE53BC">
      <w:pPr>
        <w:spacing w:before="120"/>
        <w:jc w:val="both"/>
        <w:rPr>
          <w:rFonts w:ascii="Arial" w:hAnsi="Arial" w:cs="Arial"/>
          <w:lang w:val="es-ES_tradnl"/>
        </w:rPr>
      </w:pPr>
      <w:r w:rsidRPr="00AE53BC">
        <w:rPr>
          <w:rFonts w:ascii="Arial" w:hAnsi="Arial" w:cs="Arial"/>
          <w:lang w:val="es-ES_tradnl"/>
        </w:rPr>
        <w:t>El objeto de diseño de este proyecto es un sistema de alimentación portátil específicamente desarrollado para una montura motorizada de telescopio. En el contexto de la observación astronómica, uno de los principales desafíos es la falta de acceso a fuentes de energía estables, sobre todo en entornos remotos donde el uso de telescopios suele tener lugar. La necesidad surge de garantizar un suministro constante de energía para el correcto funcionamiento de la montura motorizada, que requiere 12V/2A de manera continua para poder realizar el seguimiento preciso de cuerpos celestes.</w:t>
      </w:r>
    </w:p>
    <w:p w14:paraId="4DD5BE4A" w14:textId="0C3AB117" w:rsidR="00AE53BC" w:rsidRPr="00AE53BC" w:rsidRDefault="00AE53BC" w:rsidP="00AE53BC">
      <w:pPr>
        <w:spacing w:before="120"/>
        <w:jc w:val="both"/>
        <w:rPr>
          <w:rFonts w:ascii="Arial" w:hAnsi="Arial" w:cs="Arial"/>
          <w:lang w:val="es-ES_tradnl"/>
        </w:rPr>
      </w:pPr>
      <w:r w:rsidRPr="00AE53BC">
        <w:rPr>
          <w:rFonts w:ascii="Arial" w:hAnsi="Arial" w:cs="Arial"/>
          <w:lang w:val="es-ES_tradnl"/>
        </w:rPr>
        <w:t>El sistema desarrollado tiene como objetivo ofrecer una solución completa que no solo proporcione la alimentación necesaria, sino que también garantice la autonomía del equipo mediante una batería recargable de 12V. Este diseño pretende resolver problemas comunes relacionados con la falta de energía, fallos de carga o riesgos de sobrecarga, mediante el uso de componentes electrónicos que aseguren un control eficiente tanto de la carga como del estado de la batería.</w:t>
      </w:r>
    </w:p>
    <w:p w14:paraId="2D50A058" w14:textId="3D343633" w:rsidR="00AE53BC" w:rsidRPr="00AE53BC" w:rsidRDefault="00AE53BC" w:rsidP="00AE53BC">
      <w:pPr>
        <w:spacing w:before="120"/>
        <w:jc w:val="both"/>
        <w:rPr>
          <w:rFonts w:ascii="Arial" w:hAnsi="Arial" w:cs="Arial"/>
          <w:lang w:val="es-ES_tradnl"/>
        </w:rPr>
      </w:pPr>
      <w:r w:rsidRPr="00AE53BC">
        <w:rPr>
          <w:rFonts w:ascii="Arial" w:hAnsi="Arial" w:cs="Arial"/>
          <w:lang w:val="es-ES_tradnl"/>
        </w:rPr>
        <w:t xml:space="preserve">Además de proveer energía, el sistema implementará protecciones adicionales para evitar situaciones como la inversión de polaridad, </w:t>
      </w:r>
      <w:r w:rsidR="00A0414D">
        <w:rPr>
          <w:rFonts w:ascii="Arial" w:hAnsi="Arial" w:cs="Arial"/>
          <w:lang w:val="es-ES_tradnl"/>
        </w:rPr>
        <w:t>un problema</w:t>
      </w:r>
      <w:r w:rsidRPr="00AE53BC">
        <w:rPr>
          <w:rFonts w:ascii="Arial" w:hAnsi="Arial" w:cs="Arial"/>
          <w:lang w:val="es-ES_tradnl"/>
        </w:rPr>
        <w:t xml:space="preserve"> frecuente cuando se utilizan conexiones en entornos de baja iluminación. Igualmente, se incorporarán indicadores visuales y</w:t>
      </w:r>
      <w:r w:rsidR="00A0414D">
        <w:rPr>
          <w:rFonts w:ascii="Arial" w:hAnsi="Arial" w:cs="Arial"/>
          <w:lang w:val="es-ES_tradnl"/>
        </w:rPr>
        <w:t>/o</w:t>
      </w:r>
      <w:r w:rsidRPr="00AE53BC">
        <w:rPr>
          <w:rFonts w:ascii="Arial" w:hAnsi="Arial" w:cs="Arial"/>
          <w:lang w:val="es-ES_tradnl"/>
        </w:rPr>
        <w:t xml:space="preserve"> acústicos que permitan al usuario </w:t>
      </w:r>
      <w:r w:rsidR="00A0414D">
        <w:rPr>
          <w:rFonts w:ascii="Arial" w:hAnsi="Arial" w:cs="Arial"/>
          <w:lang w:val="es-ES_tradnl"/>
        </w:rPr>
        <w:t>comprobar</w:t>
      </w:r>
      <w:r w:rsidRPr="00AE53BC">
        <w:rPr>
          <w:rFonts w:ascii="Arial" w:hAnsi="Arial" w:cs="Arial"/>
          <w:lang w:val="es-ES_tradnl"/>
        </w:rPr>
        <w:t xml:space="preserve"> en tiempo real el estado de la batería, con el fin de evitar que el sistema quede sin energía de manera imprevista.</w:t>
      </w:r>
    </w:p>
    <w:p w14:paraId="796F8C67" w14:textId="092425EA" w:rsidR="00AE53BC" w:rsidRDefault="00AE53BC" w:rsidP="00AE53BC">
      <w:pPr>
        <w:spacing w:before="120"/>
        <w:jc w:val="both"/>
        <w:rPr>
          <w:rFonts w:ascii="Arial" w:hAnsi="Arial" w:cs="Arial"/>
          <w:lang w:val="es-ES_tradnl"/>
        </w:rPr>
      </w:pPr>
      <w:r w:rsidRPr="00AE53BC">
        <w:rPr>
          <w:rFonts w:ascii="Arial" w:hAnsi="Arial" w:cs="Arial"/>
          <w:lang w:val="es-ES_tradnl"/>
        </w:rPr>
        <w:t xml:space="preserve">Los resultados esperados incluyen un sistema compacto, eficiente y seguro, que extienda la autonomía de la montura del telescopio durante sesiones prolongadas, sin </w:t>
      </w:r>
      <w:r w:rsidRPr="00AE53BC">
        <w:rPr>
          <w:rFonts w:ascii="Arial" w:hAnsi="Arial" w:cs="Arial"/>
          <w:lang w:val="es-ES_tradnl"/>
        </w:rPr>
        <w:lastRenderedPageBreak/>
        <w:t>comprometer la precisión de su funcionamiento. Este desarrollo representa una solución de ingeniería aplicada, con un enfoque práctico hacia la resolución de problemas reales que enfrentan los usuarios de telescopios motorizados en condiciones de campo.</w:t>
      </w:r>
    </w:p>
    <w:p w14:paraId="55406AE2" w14:textId="77777777" w:rsidR="007B13D0" w:rsidRPr="007B13D0" w:rsidRDefault="007B13D0" w:rsidP="007B13D0">
      <w:pPr>
        <w:spacing w:before="120"/>
        <w:jc w:val="both"/>
        <w:rPr>
          <w:rFonts w:ascii="Arial" w:hAnsi="Arial" w:cs="Arial"/>
          <w:b/>
          <w:bCs/>
          <w:lang w:val="es-ES_tradnl"/>
        </w:rPr>
      </w:pPr>
      <w:r w:rsidRPr="007B13D0">
        <w:rPr>
          <w:rFonts w:ascii="Arial" w:hAnsi="Arial" w:cs="Arial"/>
          <w:b/>
          <w:bCs/>
          <w:lang w:val="es-ES_tradnl"/>
        </w:rPr>
        <w:t>Objetivos técnicos:</w:t>
      </w:r>
    </w:p>
    <w:p w14:paraId="7FB27280" w14:textId="77777777" w:rsidR="007B13D0" w:rsidRPr="007B13D0" w:rsidRDefault="007B13D0" w:rsidP="007B13D0">
      <w:pPr>
        <w:pStyle w:val="Prrafodelista"/>
        <w:numPr>
          <w:ilvl w:val="0"/>
          <w:numId w:val="6"/>
        </w:numPr>
        <w:spacing w:before="120"/>
        <w:jc w:val="both"/>
        <w:rPr>
          <w:rFonts w:ascii="Arial" w:hAnsi="Arial" w:cs="Arial"/>
          <w:lang w:val="es-ES_tradnl"/>
        </w:rPr>
      </w:pPr>
      <w:r w:rsidRPr="007B13D0">
        <w:rPr>
          <w:rFonts w:ascii="Arial" w:hAnsi="Arial" w:cs="Arial"/>
          <w:lang w:val="es-ES_tradnl"/>
        </w:rPr>
        <w:t>Diseñar un sistema de alimentación portátil para una montura de telescopio motorizada.</w:t>
      </w:r>
    </w:p>
    <w:p w14:paraId="7BDFA31D" w14:textId="1710273C" w:rsidR="007B13D0" w:rsidRPr="0041024C" w:rsidRDefault="0041024C" w:rsidP="0041024C">
      <w:pPr>
        <w:pStyle w:val="Prrafodelista"/>
        <w:numPr>
          <w:ilvl w:val="0"/>
          <w:numId w:val="6"/>
        </w:numPr>
        <w:spacing w:before="120"/>
        <w:jc w:val="both"/>
        <w:rPr>
          <w:rFonts w:ascii="Arial" w:hAnsi="Arial" w:cs="Arial"/>
          <w:lang w:val="es-ES_tradnl"/>
        </w:rPr>
      </w:pPr>
      <w:r w:rsidRPr="0041024C">
        <w:rPr>
          <w:rFonts w:ascii="Arial" w:hAnsi="Arial" w:cs="Arial"/>
        </w:rPr>
        <w:t>Capacidad para supervisar y monitorizar en tiempo real el estado de la batería mediante un microcontrolador, empleando el sistema de gestión de baterías para obtener información precisa sobre el nivel de carga y la salud de la batería.</w:t>
      </w:r>
    </w:p>
    <w:p w14:paraId="500AE346" w14:textId="1C2A5499" w:rsidR="006629B5" w:rsidRPr="006629B5" w:rsidRDefault="006629B5" w:rsidP="00BC20F2">
      <w:pPr>
        <w:pStyle w:val="Prrafodelista"/>
        <w:numPr>
          <w:ilvl w:val="0"/>
          <w:numId w:val="6"/>
        </w:numPr>
        <w:spacing w:before="120"/>
        <w:jc w:val="both"/>
        <w:rPr>
          <w:rFonts w:ascii="Arial" w:hAnsi="Arial" w:cs="Arial"/>
          <w:lang w:val="es-ES_tradnl"/>
        </w:rPr>
      </w:pPr>
      <w:r w:rsidRPr="006629B5">
        <w:rPr>
          <w:rFonts w:ascii="Arial" w:hAnsi="Arial" w:cs="Arial"/>
        </w:rPr>
        <w:t>Capacidad para cargar una batería de 12V/7Ah de manera eficiente, utilizando un adaptador AC/DC</w:t>
      </w:r>
      <w:ins w:id="2" w:author="Tornero Tornero, Jorge" w:date="2024-10-17T00:04:00Z">
        <w:r w:rsidR="0009397A">
          <w:rPr>
            <w:rFonts w:ascii="Arial" w:hAnsi="Arial" w:cs="Arial"/>
          </w:rPr>
          <w:t xml:space="preserve"> de 12V</w:t>
        </w:r>
      </w:ins>
      <w:r w:rsidRPr="006629B5">
        <w:rPr>
          <w:rFonts w:ascii="Arial" w:hAnsi="Arial" w:cs="Arial"/>
        </w:rPr>
        <w:t>.</w:t>
      </w:r>
    </w:p>
    <w:p w14:paraId="643316F3" w14:textId="34DE525F" w:rsidR="007B13D0" w:rsidRPr="00BC20F2" w:rsidRDefault="007B13D0" w:rsidP="00BC20F2">
      <w:pPr>
        <w:pStyle w:val="Prrafodelista"/>
        <w:numPr>
          <w:ilvl w:val="0"/>
          <w:numId w:val="6"/>
        </w:numPr>
        <w:spacing w:before="120"/>
        <w:jc w:val="both"/>
        <w:rPr>
          <w:rFonts w:ascii="Arial" w:hAnsi="Arial" w:cs="Arial"/>
          <w:lang w:val="es-ES_tradnl"/>
        </w:rPr>
      </w:pPr>
      <w:r w:rsidRPr="00BC20F2">
        <w:rPr>
          <w:rFonts w:ascii="Arial" w:hAnsi="Arial" w:cs="Arial"/>
          <w:lang w:val="es-ES_tradnl"/>
        </w:rPr>
        <w:t>Implementar indicadores visuales para notificar el nivel de carga de la batería y alertar cuando esté agotada.</w:t>
      </w:r>
    </w:p>
    <w:p w14:paraId="17046064" w14:textId="79EBD422" w:rsidR="007B13D0" w:rsidRPr="000B2934" w:rsidRDefault="007B13D0" w:rsidP="000B2934">
      <w:pPr>
        <w:pStyle w:val="Prrafodelista"/>
        <w:numPr>
          <w:ilvl w:val="0"/>
          <w:numId w:val="6"/>
        </w:numPr>
        <w:spacing w:before="120"/>
        <w:jc w:val="both"/>
        <w:rPr>
          <w:rFonts w:ascii="Arial" w:hAnsi="Arial" w:cs="Arial"/>
          <w:lang w:val="es-ES_tradnl"/>
        </w:rPr>
      </w:pPr>
      <w:r w:rsidRPr="000B2934">
        <w:rPr>
          <w:rFonts w:ascii="Arial" w:hAnsi="Arial" w:cs="Arial"/>
          <w:lang w:val="es-ES_tradnl"/>
        </w:rPr>
        <w:t>Proporcionar un sistema de protección para evitar inversiones de polaridad y sobrecargas.</w:t>
      </w:r>
    </w:p>
    <w:p w14:paraId="1DF29653" w14:textId="0E861043" w:rsidR="007B13D0" w:rsidRDefault="007B13D0" w:rsidP="000B2934">
      <w:pPr>
        <w:pStyle w:val="Prrafodelista"/>
        <w:numPr>
          <w:ilvl w:val="0"/>
          <w:numId w:val="6"/>
        </w:numPr>
        <w:spacing w:before="120"/>
        <w:jc w:val="both"/>
        <w:rPr>
          <w:rFonts w:ascii="Arial" w:hAnsi="Arial" w:cs="Arial"/>
          <w:lang w:val="es-ES_tradnl"/>
        </w:rPr>
      </w:pPr>
      <w:r w:rsidRPr="000B2934">
        <w:rPr>
          <w:rFonts w:ascii="Arial" w:hAnsi="Arial" w:cs="Arial"/>
          <w:lang w:val="es-ES_tradnl"/>
        </w:rPr>
        <w:t xml:space="preserve">Alto rendimiento en la conversión de potencia, utilizando un convertidor DC-DC buck-boost para garantizar un suministro estable de 12V y </w:t>
      </w:r>
      <w:r w:rsidR="00A0414D">
        <w:rPr>
          <w:rFonts w:ascii="Arial" w:hAnsi="Arial" w:cs="Arial"/>
          <w:lang w:val="es-ES_tradnl"/>
        </w:rPr>
        <w:t xml:space="preserve">hasta </w:t>
      </w:r>
      <w:r w:rsidRPr="000B2934">
        <w:rPr>
          <w:rFonts w:ascii="Arial" w:hAnsi="Arial" w:cs="Arial"/>
          <w:lang w:val="es-ES_tradnl"/>
        </w:rPr>
        <w:t xml:space="preserve">2A para </w:t>
      </w:r>
      <w:r w:rsidR="00A0414D">
        <w:rPr>
          <w:rFonts w:ascii="Arial" w:hAnsi="Arial" w:cs="Arial"/>
          <w:lang w:val="es-ES_tradnl"/>
        </w:rPr>
        <w:t xml:space="preserve">alimentar </w:t>
      </w:r>
      <w:r w:rsidRPr="000B2934">
        <w:rPr>
          <w:rFonts w:ascii="Arial" w:hAnsi="Arial" w:cs="Arial"/>
          <w:lang w:val="es-ES_tradnl"/>
        </w:rPr>
        <w:t>la montura del telescopio.</w:t>
      </w:r>
    </w:p>
    <w:p w14:paraId="248A27E9" w14:textId="77777777" w:rsidR="00A26584" w:rsidRPr="00A26584" w:rsidRDefault="00A26584" w:rsidP="00A26584">
      <w:pPr>
        <w:pStyle w:val="Prrafodelista"/>
        <w:numPr>
          <w:ilvl w:val="0"/>
          <w:numId w:val="6"/>
        </w:numPr>
        <w:rPr>
          <w:rFonts w:ascii="Arial" w:hAnsi="Arial" w:cs="Arial"/>
          <w:lang w:val="es-ES_tradnl"/>
        </w:rPr>
      </w:pPr>
      <w:r w:rsidRPr="00A26584">
        <w:rPr>
          <w:rFonts w:ascii="Arial" w:hAnsi="Arial" w:cs="Arial"/>
          <w:lang w:val="es-ES_tradnl"/>
        </w:rPr>
        <w:t>Diseño, montaje y puesta en marcha de una tarjeta de circuito impreso (PCB) con el diseño completo.</w:t>
      </w:r>
    </w:p>
    <w:p w14:paraId="22F82402" w14:textId="77777777" w:rsidR="00A26584" w:rsidRPr="000B2934" w:rsidRDefault="00A26584" w:rsidP="00A26584">
      <w:pPr>
        <w:pStyle w:val="Prrafodelista"/>
        <w:spacing w:before="120"/>
        <w:jc w:val="both"/>
        <w:rPr>
          <w:rFonts w:ascii="Arial" w:hAnsi="Arial" w:cs="Arial"/>
          <w:lang w:val="es-ES_tradnl"/>
        </w:rPr>
      </w:pPr>
    </w:p>
    <w:p w14:paraId="2362BA56" w14:textId="087130F3" w:rsidR="00063003" w:rsidRPr="00890FBD" w:rsidRDefault="00EC564D" w:rsidP="00362F59">
      <w:pPr>
        <w:pStyle w:val="Prrafodelista"/>
        <w:numPr>
          <w:ilvl w:val="0"/>
          <w:numId w:val="4"/>
        </w:numPr>
        <w:spacing w:before="120"/>
        <w:jc w:val="both"/>
        <w:rPr>
          <w:rFonts w:ascii="Arial" w:hAnsi="Arial" w:cs="Arial"/>
          <w:b/>
          <w:bCs/>
          <w:lang w:val="es-ES_tradnl"/>
        </w:rPr>
      </w:pPr>
      <w:r w:rsidRPr="00890FBD">
        <w:rPr>
          <w:rFonts w:ascii="Arial" w:hAnsi="Arial" w:cs="Arial"/>
          <w:b/>
          <w:bCs/>
          <w:lang w:val="es-ES_tradnl"/>
        </w:rPr>
        <w:t>ESPECIFICACIONES</w:t>
      </w:r>
      <w:r w:rsidR="00D063D9" w:rsidRPr="00890FBD">
        <w:rPr>
          <w:rFonts w:ascii="Arial" w:hAnsi="Arial" w:cs="Arial"/>
          <w:b/>
          <w:bCs/>
          <w:lang w:val="es-ES_tradnl"/>
        </w:rPr>
        <w:t xml:space="preserve"> Y RESTRICCIONES DE DISEÑO</w:t>
      </w:r>
    </w:p>
    <w:p w14:paraId="288BDDD6" w14:textId="77777777" w:rsidR="00890FBD" w:rsidRPr="00890FBD" w:rsidRDefault="00890FBD" w:rsidP="00890FBD">
      <w:pPr>
        <w:spacing w:before="120"/>
        <w:jc w:val="both"/>
        <w:rPr>
          <w:rFonts w:ascii="Arial" w:hAnsi="Arial" w:cs="Arial"/>
          <w:lang w:val="es-ES_tradnl"/>
        </w:rPr>
      </w:pPr>
      <w:r w:rsidRPr="00890FBD">
        <w:rPr>
          <w:rFonts w:ascii="Arial" w:hAnsi="Arial" w:cs="Arial"/>
          <w:lang w:val="es-ES_tradnl"/>
        </w:rPr>
        <w:t>Se pretende desarrollar un sistema de alimentación portátil con las siguientes características técnicas:</w:t>
      </w:r>
    </w:p>
    <w:p w14:paraId="1DC66708" w14:textId="19679ADC" w:rsidR="00890FBD" w:rsidRPr="00890FBD" w:rsidRDefault="00890FBD" w:rsidP="00890FBD">
      <w:pPr>
        <w:pStyle w:val="Prrafodelista"/>
        <w:numPr>
          <w:ilvl w:val="0"/>
          <w:numId w:val="7"/>
        </w:numPr>
        <w:spacing w:before="120"/>
        <w:jc w:val="both"/>
        <w:rPr>
          <w:rFonts w:ascii="Arial" w:hAnsi="Arial" w:cs="Arial"/>
          <w:lang w:val="es-ES_tradnl"/>
        </w:rPr>
      </w:pPr>
      <w:del w:id="3" w:author="Tornero Tornero, Jorge" w:date="2024-10-17T00:05:00Z">
        <w:r w:rsidRPr="00890FBD" w:rsidDel="00BD4E97">
          <w:rPr>
            <w:rFonts w:ascii="Arial" w:hAnsi="Arial" w:cs="Arial"/>
            <w:lang w:val="es-ES_tradnl"/>
          </w:rPr>
          <w:delText>Tensión nominal de</w:delText>
        </w:r>
      </w:del>
      <w:ins w:id="4" w:author="Tornero Tornero, Jorge" w:date="2024-10-17T00:05:00Z">
        <w:r w:rsidR="00BD4E97">
          <w:rPr>
            <w:rFonts w:ascii="Arial" w:hAnsi="Arial" w:cs="Arial"/>
            <w:lang w:val="es-ES_tradnl"/>
          </w:rPr>
          <w:t xml:space="preserve">Rango de la tensión de </w:t>
        </w:r>
      </w:ins>
      <w:del w:id="5" w:author="Tornero Tornero, Jorge" w:date="2024-10-17T00:05:00Z">
        <w:r w:rsidRPr="00890FBD" w:rsidDel="00BD4E97">
          <w:rPr>
            <w:rFonts w:ascii="Arial" w:hAnsi="Arial" w:cs="Arial"/>
            <w:lang w:val="es-ES_tradnl"/>
          </w:rPr>
          <w:delText xml:space="preserve"> </w:delText>
        </w:r>
      </w:del>
      <w:r w:rsidRPr="00890FBD">
        <w:rPr>
          <w:rFonts w:ascii="Arial" w:hAnsi="Arial" w:cs="Arial"/>
          <w:lang w:val="es-ES_tradnl"/>
        </w:rPr>
        <w:t>entrada</w:t>
      </w:r>
      <w:ins w:id="6" w:author="Tornero Tornero, Jorge" w:date="2024-10-17T00:05:00Z">
        <w:r w:rsidR="00BD4E97">
          <w:rPr>
            <w:rFonts w:ascii="Arial" w:hAnsi="Arial" w:cs="Arial"/>
            <w:lang w:val="es-ES_tradnl"/>
          </w:rPr>
          <w:t xml:space="preserve"> </w:t>
        </w:r>
        <w:commentRangeStart w:id="7"/>
        <w:r w:rsidR="00BD4E97">
          <w:rPr>
            <w:rFonts w:ascii="Arial" w:hAnsi="Arial" w:cs="Arial"/>
            <w:lang w:val="es-ES_tradnl"/>
          </w:rPr>
          <w:t>para la carga de batería</w:t>
        </w:r>
      </w:ins>
      <w:r w:rsidRPr="00890FBD">
        <w:rPr>
          <w:rFonts w:ascii="Arial" w:hAnsi="Arial" w:cs="Arial"/>
          <w:lang w:val="es-ES_tradnl"/>
        </w:rPr>
        <w:t xml:space="preserve"> de </w:t>
      </w:r>
      <w:del w:id="8" w:author="Tornero Tornero, Jorge" w:date="2024-10-17T00:06:00Z">
        <w:r w:rsidRPr="00890FBD" w:rsidDel="00BD4E97">
          <w:rPr>
            <w:rFonts w:ascii="Arial" w:hAnsi="Arial" w:cs="Arial"/>
            <w:lang w:val="es-ES_tradnl"/>
          </w:rPr>
          <w:delText>12V</w:delText>
        </w:r>
        <w:r w:rsidR="002D46B3" w:rsidDel="00BD4E97">
          <w:rPr>
            <w:rFonts w:ascii="Arial" w:hAnsi="Arial" w:cs="Arial"/>
            <w:lang w:val="es-ES_tradnl"/>
          </w:rPr>
          <w:delText>/2A</w:delText>
        </w:r>
      </w:del>
      <w:ins w:id="9" w:author="Tornero Tornero, Jorge" w:date="2024-10-17T00:06:00Z">
        <w:r w:rsidR="00BD4E97">
          <w:rPr>
            <w:rFonts w:ascii="Arial" w:hAnsi="Arial" w:cs="Arial"/>
            <w:lang w:val="es-ES_tradnl"/>
          </w:rPr>
          <w:t>ª 9 a 14V y 2</w:t>
        </w:r>
      </w:ins>
      <w:ins w:id="10" w:author="Tornero Tornero, Jorge" w:date="2024-10-17T00:07:00Z">
        <w:r w:rsidR="00BD4E97">
          <w:rPr>
            <w:rFonts w:ascii="Arial" w:hAnsi="Arial" w:cs="Arial"/>
            <w:lang w:val="es-ES_tradnl"/>
          </w:rPr>
          <w:t>A</w:t>
        </w:r>
      </w:ins>
      <w:ins w:id="11" w:author="Tornero Tornero, Jorge" w:date="2024-10-17T00:06:00Z">
        <w:r w:rsidR="00BD4E97">
          <w:rPr>
            <w:rFonts w:ascii="Arial" w:hAnsi="Arial" w:cs="Arial"/>
            <w:lang w:val="es-ES_tradnl"/>
          </w:rPr>
          <w:t xml:space="preserve"> </w:t>
        </w:r>
      </w:ins>
      <w:r w:rsidRPr="00890FBD">
        <w:rPr>
          <w:rFonts w:ascii="Arial" w:hAnsi="Arial" w:cs="Arial"/>
          <w:lang w:val="es-ES_tradnl"/>
        </w:rPr>
        <w:t>,</w:t>
      </w:r>
      <w:commentRangeEnd w:id="7"/>
      <w:r w:rsidR="00C95D26">
        <w:rPr>
          <w:rStyle w:val="Refdecomentario"/>
        </w:rPr>
        <w:commentReference w:id="7"/>
      </w:r>
      <w:r w:rsidRPr="00890FBD">
        <w:rPr>
          <w:rFonts w:ascii="Arial" w:hAnsi="Arial" w:cs="Arial"/>
          <w:lang w:val="es-ES_tradnl"/>
        </w:rPr>
        <w:t xml:space="preserve"> proveniente de </w:t>
      </w:r>
      <w:r w:rsidR="002D46B3">
        <w:rPr>
          <w:rFonts w:ascii="Arial" w:hAnsi="Arial" w:cs="Arial"/>
          <w:lang w:val="es-ES_tradnl"/>
        </w:rPr>
        <w:t xml:space="preserve">un </w:t>
      </w:r>
      <w:r w:rsidRPr="00890FBD">
        <w:rPr>
          <w:rFonts w:ascii="Arial" w:hAnsi="Arial" w:cs="Arial"/>
          <w:lang w:val="es-ES_tradnl"/>
        </w:rPr>
        <w:t>adaptador AC/DC.</w:t>
      </w:r>
    </w:p>
    <w:p w14:paraId="5F6B5B92" w14:textId="6CEF529A"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Capacidad de carga de la batería de 12V</w:t>
      </w:r>
      <w:r w:rsidR="00C219B0">
        <w:rPr>
          <w:rFonts w:ascii="Arial" w:hAnsi="Arial" w:cs="Arial"/>
          <w:lang w:val="es-ES_tradnl"/>
        </w:rPr>
        <w:t>/</w:t>
      </w:r>
      <w:r w:rsidRPr="00890FBD">
        <w:rPr>
          <w:rFonts w:ascii="Arial" w:hAnsi="Arial" w:cs="Arial"/>
          <w:lang w:val="es-ES_tradnl"/>
        </w:rPr>
        <w:t xml:space="preserve">7Ah mediante el </w:t>
      </w:r>
      <w:r w:rsidR="002D46B3">
        <w:rPr>
          <w:rFonts w:ascii="Arial" w:hAnsi="Arial" w:cs="Arial"/>
          <w:lang w:val="es-ES_tradnl"/>
        </w:rPr>
        <w:t>dise</w:t>
      </w:r>
      <w:r w:rsidR="002D46B3">
        <w:rPr>
          <w:rFonts w:ascii="Arial" w:hAnsi="Arial" w:cs="Arial"/>
        </w:rPr>
        <w:t>ño</w:t>
      </w:r>
      <w:r w:rsidRPr="00890FBD">
        <w:rPr>
          <w:rFonts w:ascii="Arial" w:hAnsi="Arial" w:cs="Arial"/>
          <w:lang w:val="es-ES_tradnl"/>
        </w:rPr>
        <w:t xml:space="preserve"> de un </w:t>
      </w:r>
      <w:r w:rsidR="00C22D14">
        <w:rPr>
          <w:rFonts w:ascii="Arial" w:hAnsi="Arial" w:cs="Arial"/>
          <w:lang w:val="es-ES_tradnl"/>
        </w:rPr>
        <w:t>cargador de batería</w:t>
      </w:r>
      <w:r w:rsidRPr="00890FBD">
        <w:rPr>
          <w:rFonts w:ascii="Arial" w:hAnsi="Arial" w:cs="Arial"/>
          <w:lang w:val="es-ES_tradnl"/>
        </w:rPr>
        <w:t>.</w:t>
      </w:r>
    </w:p>
    <w:p w14:paraId="34A4DCB0" w14:textId="1FF8FFC2"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 xml:space="preserve">Capacidad de monitoreo en tiempo real del estado de la batería (nivel de carga, voltaje, capacidad restante) mediante el "Battery Gauge" y un </w:t>
      </w:r>
      <w:r w:rsidR="00AA76CB" w:rsidRPr="00890FBD">
        <w:rPr>
          <w:rFonts w:ascii="Arial" w:hAnsi="Arial" w:cs="Arial"/>
          <w:lang w:val="es-ES_tradnl"/>
        </w:rPr>
        <w:t>microcontrolador</w:t>
      </w:r>
      <w:r w:rsidR="00AA76CB">
        <w:rPr>
          <w:rFonts w:ascii="Arial" w:hAnsi="Arial" w:cs="Arial"/>
          <w:lang w:val="es-ES_tradnl"/>
        </w:rPr>
        <w:t xml:space="preserve"> conectado</w:t>
      </w:r>
      <w:r w:rsidRPr="00890FBD">
        <w:rPr>
          <w:rFonts w:ascii="Arial" w:hAnsi="Arial" w:cs="Arial"/>
          <w:lang w:val="es-ES_tradnl"/>
        </w:rPr>
        <w:t xml:space="preserve"> a indicadores luminosos y</w:t>
      </w:r>
      <w:r w:rsidR="00C219B0">
        <w:rPr>
          <w:rFonts w:ascii="Arial" w:hAnsi="Arial" w:cs="Arial"/>
          <w:lang w:val="es-ES_tradnl"/>
        </w:rPr>
        <w:t>/o</w:t>
      </w:r>
      <w:r w:rsidRPr="00890FBD">
        <w:rPr>
          <w:rFonts w:ascii="Arial" w:hAnsi="Arial" w:cs="Arial"/>
          <w:lang w:val="es-ES_tradnl"/>
        </w:rPr>
        <w:t xml:space="preserve"> una pantalla LCD.</w:t>
      </w:r>
    </w:p>
    <w:p w14:paraId="33B30DF3" w14:textId="003A1D87"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Sistema de protección integrado, que garantice la seguridad ante inversiones de polaridad, sobrecargas, cortocircuitos y sobrecalentamientos</w:t>
      </w:r>
      <w:r w:rsidR="00C219B0">
        <w:rPr>
          <w:rFonts w:ascii="Arial" w:hAnsi="Arial" w:cs="Arial"/>
          <w:lang w:val="es-ES_tradnl"/>
        </w:rPr>
        <w:t>.</w:t>
      </w:r>
    </w:p>
    <w:p w14:paraId="772AFE16" w14:textId="7BFE8197" w:rsidR="00890FBD" w:rsidRPr="00890FBD" w:rsidRDefault="00C219B0" w:rsidP="00890FBD">
      <w:pPr>
        <w:pStyle w:val="Prrafodelista"/>
        <w:numPr>
          <w:ilvl w:val="0"/>
          <w:numId w:val="7"/>
        </w:numPr>
        <w:spacing w:before="120"/>
        <w:jc w:val="both"/>
        <w:rPr>
          <w:rFonts w:ascii="Arial" w:hAnsi="Arial" w:cs="Arial"/>
          <w:lang w:val="es-ES_tradnl"/>
        </w:rPr>
      </w:pPr>
      <w:r>
        <w:rPr>
          <w:rFonts w:ascii="Arial" w:hAnsi="Arial" w:cs="Arial"/>
          <w:lang w:val="es-ES_tradnl"/>
        </w:rPr>
        <w:t>T</w:t>
      </w:r>
      <w:r w:rsidR="00890FBD" w:rsidRPr="00890FBD">
        <w:rPr>
          <w:rFonts w:ascii="Arial" w:hAnsi="Arial" w:cs="Arial"/>
          <w:lang w:val="es-ES_tradnl"/>
        </w:rPr>
        <w:t>ensión de salida de 12V/2A, regulada a través de un convertidor DC-DC buck-boost para alimentar de manera continua la montura motorizada del telescopio.</w:t>
      </w:r>
    </w:p>
    <w:p w14:paraId="2C69D015" w14:textId="77777777" w:rsid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Diseño compacto que permita la integración del sistema en una caja de tamaño reducido, portátil y fácil de instalar en diferentes escenarios de uso.</w:t>
      </w:r>
    </w:p>
    <w:p w14:paraId="6CDDEC3D" w14:textId="0DD6B000" w:rsidR="00C219B0" w:rsidRPr="00C219B0" w:rsidRDefault="00C219B0" w:rsidP="00C219B0">
      <w:pPr>
        <w:pStyle w:val="Prrafodelista"/>
        <w:numPr>
          <w:ilvl w:val="0"/>
          <w:numId w:val="7"/>
        </w:numPr>
        <w:spacing w:before="120"/>
        <w:jc w:val="both"/>
        <w:rPr>
          <w:rFonts w:ascii="Arial" w:hAnsi="Arial" w:cs="Arial"/>
          <w:lang w:val="es-ES_tradnl"/>
        </w:rPr>
      </w:pPr>
      <w:r>
        <w:rPr>
          <w:rFonts w:ascii="Arial" w:hAnsi="Arial" w:cs="Arial"/>
          <w:lang w:val="es-ES_tradnl"/>
        </w:rPr>
        <w:t>Se intentará alcanzar un rendimiento &gt;90% tanto en la carga de la batería como en el sistema de alimentación de la montura.</w:t>
      </w:r>
    </w:p>
    <w:p w14:paraId="521CF48D" w14:textId="055A0C0C" w:rsidR="00C41515" w:rsidRDefault="00890FBD" w:rsidP="00890FBD">
      <w:pPr>
        <w:spacing w:before="120"/>
        <w:jc w:val="both"/>
        <w:rPr>
          <w:rFonts w:ascii="Arial" w:hAnsi="Arial" w:cs="Arial"/>
          <w:lang w:val="es-ES_tradnl"/>
        </w:rPr>
      </w:pPr>
      <w:commentRangeStart w:id="12"/>
      <w:r w:rsidRPr="00890FBD">
        <w:rPr>
          <w:rFonts w:ascii="Arial" w:hAnsi="Arial" w:cs="Arial"/>
          <w:lang w:val="es-ES_tradnl"/>
        </w:rPr>
        <w:t>Este sistema busca resolver el problema de alimentación autónoma y eficiente para monturas motorizadas de telescopios, permitiendo su uso prolongado en exteriores sin la necesidad de depender de tomas de corriente fijas, al tiempo que garantiza una carga rápida y segura de la batería, así como la protección de los componentes conectados</w:t>
      </w:r>
      <w:commentRangeEnd w:id="12"/>
      <w:r w:rsidR="00A85513">
        <w:rPr>
          <w:rStyle w:val="Refdecomentario"/>
        </w:rPr>
        <w:commentReference w:id="12"/>
      </w:r>
      <w:r w:rsidRPr="00890FBD">
        <w:rPr>
          <w:rFonts w:ascii="Arial" w:hAnsi="Arial" w:cs="Arial"/>
          <w:lang w:val="es-ES_tradnl"/>
        </w:rPr>
        <w:t>.</w:t>
      </w:r>
    </w:p>
    <w:p w14:paraId="5647867D" w14:textId="70D83A93" w:rsidR="00E31452" w:rsidRDefault="00E07AAA" w:rsidP="00890FBD">
      <w:pPr>
        <w:spacing w:before="120"/>
        <w:jc w:val="both"/>
        <w:rPr>
          <w:rFonts w:ascii="Arial" w:hAnsi="Arial" w:cs="Arial"/>
          <w:lang w:val="es-ES_tradnl"/>
        </w:rPr>
      </w:pPr>
      <w:r>
        <w:rPr>
          <w:rFonts w:ascii="Arial" w:hAnsi="Arial" w:cs="Arial"/>
          <w:lang w:val="es-ES_tradnl"/>
        </w:rPr>
        <w:lastRenderedPageBreak/>
        <w:t>La figura 1 representa el diagrama general del proyecto</w:t>
      </w:r>
      <w:r w:rsidR="000B4A82">
        <w:rPr>
          <w:rFonts w:ascii="Arial" w:hAnsi="Arial" w:cs="Arial"/>
          <w:lang w:val="es-ES_tradnl"/>
        </w:rPr>
        <w:t>:</w:t>
      </w:r>
      <w:r w:rsidR="0023258E">
        <w:rPr>
          <w:noProof/>
        </w:rPr>
        <w:drawing>
          <wp:anchor distT="0" distB="0" distL="114300" distR="114300" simplePos="0" relativeHeight="251668480" behindDoc="1" locked="0" layoutInCell="1" allowOverlap="1" wp14:anchorId="3158021D" wp14:editId="6BB744D3">
            <wp:simplePos x="0" y="0"/>
            <wp:positionH relativeFrom="page">
              <wp:align>right</wp:align>
            </wp:positionH>
            <wp:positionV relativeFrom="paragraph">
              <wp:posOffset>332105</wp:posOffset>
            </wp:positionV>
            <wp:extent cx="7369810" cy="2384425"/>
            <wp:effectExtent l="0" t="0" r="2540" b="0"/>
            <wp:wrapTight wrapText="bothSides">
              <wp:wrapPolygon edited="0">
                <wp:start x="0" y="0"/>
                <wp:lineTo x="0" y="21399"/>
                <wp:lineTo x="21552" y="21399"/>
                <wp:lineTo x="21552" y="0"/>
                <wp:lineTo x="0" y="0"/>
              </wp:wrapPolygon>
            </wp:wrapTight>
            <wp:docPr id="189716773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67735" name="Imagen 1" descr="Diagram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369810" cy="2384425"/>
                    </a:xfrm>
                    <a:prstGeom prst="rect">
                      <a:avLst/>
                    </a:prstGeom>
                  </pic:spPr>
                </pic:pic>
              </a:graphicData>
            </a:graphic>
            <wp14:sizeRelH relativeFrom="margin">
              <wp14:pctWidth>0</wp14:pctWidth>
            </wp14:sizeRelH>
            <wp14:sizeRelV relativeFrom="margin">
              <wp14:pctHeight>0</wp14:pctHeight>
            </wp14:sizeRelV>
          </wp:anchor>
        </w:drawing>
      </w:r>
    </w:p>
    <w:p w14:paraId="6A9CAE58" w14:textId="1826FF59" w:rsidR="000B4A82" w:rsidRPr="009D54C8" w:rsidRDefault="000B4A82" w:rsidP="000B4A82">
      <w:pPr>
        <w:autoSpaceDE w:val="0"/>
        <w:autoSpaceDN w:val="0"/>
        <w:adjustRightInd w:val="0"/>
        <w:spacing w:before="120"/>
        <w:jc w:val="center"/>
        <w:rPr>
          <w:rFonts w:ascii="Arial" w:hAnsi="Arial" w:cs="Arial"/>
          <w:i/>
          <w:iCs/>
          <w:sz w:val="20"/>
          <w:szCs w:val="20"/>
        </w:rPr>
      </w:pPr>
      <w:r w:rsidRPr="009D54C8">
        <w:rPr>
          <w:rFonts w:ascii="Arial" w:hAnsi="Arial" w:cs="Arial"/>
          <w:i/>
          <w:iCs/>
          <w:sz w:val="20"/>
          <w:szCs w:val="20"/>
          <w:u w:val="single"/>
          <w:lang w:val="es-ES_tradnl"/>
        </w:rPr>
        <w:t>Figura 1</w:t>
      </w:r>
      <w:r w:rsidRPr="009D54C8">
        <w:rPr>
          <w:rFonts w:ascii="Arial" w:hAnsi="Arial" w:cs="Arial"/>
          <w:i/>
          <w:iCs/>
          <w:sz w:val="20"/>
          <w:szCs w:val="20"/>
          <w:lang w:val="es-ES_tradnl"/>
        </w:rPr>
        <w:t xml:space="preserve">: diagrama general </w:t>
      </w:r>
      <w:r w:rsidR="009D54C8" w:rsidRPr="009D54C8">
        <w:rPr>
          <w:rFonts w:ascii="Arial" w:hAnsi="Arial" w:cs="Arial"/>
          <w:i/>
          <w:iCs/>
          <w:sz w:val="20"/>
          <w:szCs w:val="20"/>
          <w:lang w:val="es-ES_tradnl"/>
        </w:rPr>
        <w:t xml:space="preserve">del </w:t>
      </w:r>
      <w:r w:rsidR="009D54C8" w:rsidRPr="009D54C8">
        <w:rPr>
          <w:rFonts w:ascii="Arial" w:hAnsi="Arial" w:cs="Arial"/>
          <w:i/>
          <w:iCs/>
          <w:sz w:val="20"/>
          <w:szCs w:val="20"/>
        </w:rPr>
        <w:t>s</w:t>
      </w:r>
      <w:r w:rsidRPr="009D54C8">
        <w:rPr>
          <w:rFonts w:ascii="Arial" w:hAnsi="Arial" w:cs="Arial"/>
          <w:i/>
          <w:iCs/>
          <w:sz w:val="20"/>
          <w:szCs w:val="20"/>
        </w:rPr>
        <w:t>istema de alimentación portátil para montura de telescopio</w:t>
      </w:r>
    </w:p>
    <w:p w14:paraId="32FAFC18" w14:textId="14CA00BF" w:rsidR="00D33C9D" w:rsidRPr="0099481B" w:rsidRDefault="00063003" w:rsidP="00362F59">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t>METODOLOGÍA DE TRABAJO PROPUESTA</w:t>
      </w:r>
    </w:p>
    <w:p w14:paraId="1F68E169" w14:textId="4B9B6A9A" w:rsidR="002328FF" w:rsidRPr="002328FF" w:rsidRDefault="002328FF" w:rsidP="002328FF">
      <w:pPr>
        <w:spacing w:before="120"/>
        <w:jc w:val="both"/>
        <w:rPr>
          <w:rFonts w:ascii="Arial" w:hAnsi="Arial" w:cs="Arial"/>
          <w:lang w:val="es-ES_tradnl"/>
        </w:rPr>
      </w:pPr>
      <w:r w:rsidRPr="002328FF">
        <w:rPr>
          <w:rFonts w:ascii="Arial" w:hAnsi="Arial" w:cs="Arial"/>
          <w:lang w:val="es-ES_tradnl"/>
        </w:rPr>
        <w:t>El desarrollo del sistema de alimentación portátil para la montura de telescopio seguirá un enfoque iterativo basado en pruebas y mejoras constantes, con el objetivo de asegurar que el diseño cumpla con los requisitos técnicos y operativos establecidos. En este método, cada componente del sistema se desarrollará y validará de forma individual antes de integrarse con el resto de los elementos.</w:t>
      </w:r>
    </w:p>
    <w:p w14:paraId="1F4EEB89" w14:textId="670A54AA" w:rsidR="002328FF" w:rsidRDefault="002328FF" w:rsidP="002328FF">
      <w:pPr>
        <w:spacing w:before="120"/>
        <w:jc w:val="both"/>
        <w:rPr>
          <w:rFonts w:ascii="Arial" w:hAnsi="Arial" w:cs="Arial"/>
        </w:rPr>
      </w:pPr>
      <w:r w:rsidRPr="002328FF">
        <w:rPr>
          <w:rFonts w:ascii="Arial" w:hAnsi="Arial" w:cs="Arial"/>
          <w:lang w:val="es-ES_tradnl"/>
        </w:rPr>
        <w:t xml:space="preserve">Se emplearán técnicas de diseño electrónico para seleccionar y dimensionar correctamente los circuitos de alimentación y control, comenzando por la elección del convertidor DC-DC (buck-boost) y el cargador </w:t>
      </w:r>
      <w:r w:rsidR="00037744">
        <w:rPr>
          <w:rFonts w:ascii="Arial" w:hAnsi="Arial" w:cs="Arial"/>
          <w:lang w:val="es-ES_tradnl"/>
        </w:rPr>
        <w:t xml:space="preserve">de </w:t>
      </w:r>
      <w:r w:rsidR="00C41515">
        <w:rPr>
          <w:rFonts w:ascii="Arial" w:hAnsi="Arial" w:cs="Arial"/>
          <w:lang w:val="es-ES_tradnl"/>
        </w:rPr>
        <w:t>batería</w:t>
      </w:r>
      <w:r w:rsidRPr="002328FF">
        <w:rPr>
          <w:rFonts w:ascii="Arial" w:hAnsi="Arial" w:cs="Arial"/>
          <w:lang w:val="es-ES_tradnl"/>
        </w:rPr>
        <w:t xml:space="preserve">. </w:t>
      </w:r>
      <w:r w:rsidRPr="002328FF">
        <w:rPr>
          <w:rFonts w:ascii="Arial" w:hAnsi="Arial" w:cs="Arial"/>
        </w:rPr>
        <w:t>A su vez, se realizará el diseño de la PCB que alojará todos los componentes, asegurando una disposición eficiente para la integración del sistema.</w:t>
      </w:r>
    </w:p>
    <w:p w14:paraId="55E377FA" w14:textId="1844B7E1" w:rsidR="002328FF" w:rsidRPr="002328FF" w:rsidRDefault="002328FF" w:rsidP="002328FF">
      <w:pPr>
        <w:spacing w:before="120"/>
        <w:jc w:val="both"/>
        <w:rPr>
          <w:rFonts w:ascii="Arial" w:hAnsi="Arial" w:cs="Arial"/>
          <w:lang w:val="es-ES_tradnl"/>
        </w:rPr>
      </w:pPr>
      <w:r w:rsidRPr="002328FF">
        <w:rPr>
          <w:rFonts w:ascii="Arial" w:hAnsi="Arial" w:cs="Arial"/>
          <w:lang w:val="es-ES_tradnl"/>
        </w:rPr>
        <w:t>Se llevarán a cabo simulaciones y pruebas en protoboard para validar el comportamiento de cada uno de los subsistemas (carga, monitoreo y regulación de energía). Una vez finalizada la etapa de pruebas individuales, el sistema se integrará de manera completa y se realizarán ensayos de rendimiento y eficiencia energética. Durante las pruebas, se ajustarán parámetros como la salida de voltaje y corriente, la eficiencia del sistema de conversión, y se evaluará el comportamiento de la batería bajo diferentes condiciones de carga.</w:t>
      </w:r>
    </w:p>
    <w:p w14:paraId="4FF953E7" w14:textId="127E951A" w:rsidR="00EA2C9F" w:rsidRDefault="002328FF" w:rsidP="002328FF">
      <w:pPr>
        <w:spacing w:before="120"/>
        <w:jc w:val="both"/>
        <w:rPr>
          <w:rFonts w:ascii="Arial" w:hAnsi="Arial" w:cs="Arial"/>
          <w:lang w:val="es-ES_tradnl"/>
        </w:rPr>
      </w:pPr>
      <w:r w:rsidRPr="002328FF">
        <w:rPr>
          <w:rFonts w:ascii="Arial" w:hAnsi="Arial" w:cs="Arial"/>
          <w:lang w:val="es-ES_tradnl"/>
        </w:rPr>
        <w:t>Este enfoque iterativo permite realizar ajustes durante el proceso de desarrollo, mejorando continuamente el rendimiento del sistema a medida que se avanza hacia la solución final.</w:t>
      </w:r>
    </w:p>
    <w:p w14:paraId="504693B8" w14:textId="77777777" w:rsidR="00EA2C9F" w:rsidRDefault="00EA2C9F" w:rsidP="002D60D0">
      <w:pPr>
        <w:spacing w:before="120"/>
        <w:jc w:val="both"/>
        <w:rPr>
          <w:rFonts w:ascii="Arial" w:hAnsi="Arial" w:cs="Arial"/>
          <w:lang w:val="es-ES_tradnl"/>
        </w:rPr>
      </w:pPr>
    </w:p>
    <w:p w14:paraId="4772B662" w14:textId="77777777" w:rsidR="00EA2C9F" w:rsidRDefault="00EA2C9F" w:rsidP="002D60D0">
      <w:pPr>
        <w:spacing w:before="120"/>
        <w:jc w:val="both"/>
        <w:rPr>
          <w:rFonts w:ascii="Arial" w:hAnsi="Arial" w:cs="Arial"/>
          <w:lang w:val="es-ES_tradnl"/>
        </w:rPr>
      </w:pPr>
    </w:p>
    <w:p w14:paraId="20560F88" w14:textId="77777777" w:rsidR="00EA2C9F" w:rsidRDefault="00EA2C9F" w:rsidP="002D60D0">
      <w:pPr>
        <w:spacing w:before="120"/>
        <w:jc w:val="both"/>
        <w:rPr>
          <w:rFonts w:ascii="Arial" w:hAnsi="Arial" w:cs="Arial"/>
          <w:lang w:val="es-ES_tradnl"/>
        </w:rPr>
      </w:pPr>
    </w:p>
    <w:p w14:paraId="00171504" w14:textId="77777777" w:rsidR="00EA2C9F" w:rsidRDefault="00EA2C9F" w:rsidP="002D60D0">
      <w:pPr>
        <w:spacing w:before="120"/>
        <w:jc w:val="both"/>
        <w:rPr>
          <w:rFonts w:ascii="Arial" w:hAnsi="Arial" w:cs="Arial"/>
          <w:lang w:val="es-ES_tradnl"/>
        </w:rPr>
      </w:pPr>
    </w:p>
    <w:p w14:paraId="3E4504B4" w14:textId="77777777" w:rsidR="00EA2C9F" w:rsidRDefault="00EA2C9F" w:rsidP="002D60D0">
      <w:pPr>
        <w:spacing w:before="120"/>
        <w:jc w:val="both"/>
        <w:rPr>
          <w:rFonts w:ascii="Arial" w:hAnsi="Arial" w:cs="Arial"/>
          <w:lang w:val="es-ES_tradnl"/>
        </w:rPr>
      </w:pPr>
    </w:p>
    <w:p w14:paraId="0F5FD44B" w14:textId="77777777" w:rsidR="00410B6C" w:rsidRDefault="00410B6C" w:rsidP="002D60D0">
      <w:pPr>
        <w:spacing w:before="120"/>
        <w:jc w:val="both"/>
        <w:rPr>
          <w:rFonts w:ascii="Arial" w:hAnsi="Arial" w:cs="Arial"/>
          <w:lang w:val="es-ES_tradnl"/>
        </w:rPr>
      </w:pPr>
    </w:p>
    <w:p w14:paraId="4BFF8F8D" w14:textId="77777777" w:rsidR="00AE7A32" w:rsidRDefault="00AE7A32" w:rsidP="002D60D0">
      <w:pPr>
        <w:spacing w:before="120"/>
        <w:jc w:val="both"/>
        <w:rPr>
          <w:rFonts w:ascii="Arial" w:hAnsi="Arial" w:cs="Arial"/>
          <w:lang w:val="es-ES_tradnl"/>
        </w:rPr>
      </w:pPr>
    </w:p>
    <w:p w14:paraId="370068BA" w14:textId="77777777" w:rsidR="00EA2C9F" w:rsidRPr="002D60D0" w:rsidRDefault="00EA2C9F" w:rsidP="002D60D0">
      <w:pPr>
        <w:spacing w:before="120"/>
        <w:jc w:val="both"/>
        <w:rPr>
          <w:rFonts w:ascii="Arial" w:hAnsi="Arial" w:cs="Arial"/>
          <w:lang w:val="es-ES_tradnl"/>
        </w:rPr>
      </w:pPr>
    </w:p>
    <w:p w14:paraId="204AF878" w14:textId="45A215D3" w:rsidR="00063003" w:rsidRDefault="00063003" w:rsidP="00B30AF5">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lastRenderedPageBreak/>
        <w:t>DESGLOSE DE TAREAS Y CRONOGRAMA</w:t>
      </w:r>
    </w:p>
    <w:p w14:paraId="4B919EB8" w14:textId="77777777" w:rsidR="00EA2C9F" w:rsidRPr="00EA2C9F" w:rsidRDefault="00EA2C9F" w:rsidP="00EA2C9F">
      <w:pPr>
        <w:spacing w:before="120"/>
        <w:jc w:val="both"/>
        <w:rPr>
          <w:rFonts w:ascii="Arial" w:hAnsi="Arial" w:cs="Arial"/>
          <w:b/>
          <w:bCs/>
          <w:lang w:val="es-ES_tradnl"/>
        </w:rPr>
      </w:pPr>
    </w:p>
    <w:tbl>
      <w:tblPr>
        <w:tblStyle w:val="Tabladecuadrcula7concolores"/>
        <w:tblW w:w="0" w:type="auto"/>
        <w:tblLook w:val="04A0" w:firstRow="1" w:lastRow="0" w:firstColumn="1" w:lastColumn="0" w:noHBand="0" w:noVBand="1"/>
      </w:tblPr>
      <w:tblGrid>
        <w:gridCol w:w="2254"/>
        <w:gridCol w:w="2254"/>
        <w:gridCol w:w="2254"/>
        <w:gridCol w:w="2254"/>
      </w:tblGrid>
      <w:tr w:rsidR="00B30AF5" w14:paraId="3B91EEE9" w14:textId="77777777" w:rsidTr="00EA2C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tcBorders>
              <w:top w:val="single" w:sz="4" w:space="0" w:color="auto"/>
              <w:left w:val="single" w:sz="4" w:space="0" w:color="auto"/>
              <w:bottom w:val="single" w:sz="4" w:space="0" w:color="auto"/>
              <w:right w:val="single" w:sz="4" w:space="0" w:color="auto"/>
            </w:tcBorders>
          </w:tcPr>
          <w:p w14:paraId="7538ADA6" w14:textId="11F42C75" w:rsidR="00B30AF5" w:rsidRPr="00EA2C9F" w:rsidRDefault="00B30AF5" w:rsidP="00B30AF5">
            <w:pPr>
              <w:spacing w:before="120"/>
              <w:jc w:val="both"/>
              <w:rPr>
                <w:rFonts w:ascii="Arial" w:hAnsi="Arial" w:cs="Arial"/>
                <w:b w:val="0"/>
                <w:bCs w:val="0"/>
                <w:sz w:val="20"/>
                <w:szCs w:val="20"/>
                <w:lang w:val="es-ES_tradnl"/>
              </w:rPr>
            </w:pPr>
            <w:r w:rsidRPr="00EA2C9F">
              <w:rPr>
                <w:rFonts w:ascii="Arial" w:hAnsi="Arial" w:cs="Arial"/>
                <w:b w:val="0"/>
                <w:bCs w:val="0"/>
                <w:sz w:val="20"/>
                <w:szCs w:val="20"/>
                <w:lang w:val="es-ES_tradnl"/>
              </w:rPr>
              <w:t>Actividad</w:t>
            </w:r>
          </w:p>
        </w:tc>
        <w:tc>
          <w:tcPr>
            <w:tcW w:w="2254" w:type="dxa"/>
            <w:tcBorders>
              <w:top w:val="single" w:sz="4" w:space="0" w:color="auto"/>
              <w:left w:val="single" w:sz="4" w:space="0" w:color="auto"/>
              <w:bottom w:val="single" w:sz="4" w:space="0" w:color="auto"/>
              <w:right w:val="single" w:sz="4" w:space="0" w:color="auto"/>
            </w:tcBorders>
          </w:tcPr>
          <w:p w14:paraId="1A6AAB6C" w14:textId="1C9B086B" w:rsidR="00B30AF5" w:rsidRPr="00EA2C9F" w:rsidRDefault="00B30AF5" w:rsidP="00B30AF5">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Duración(horas)</w:t>
            </w:r>
          </w:p>
        </w:tc>
        <w:tc>
          <w:tcPr>
            <w:tcW w:w="2254" w:type="dxa"/>
            <w:tcBorders>
              <w:top w:val="single" w:sz="4" w:space="0" w:color="auto"/>
              <w:left w:val="single" w:sz="4" w:space="0" w:color="auto"/>
              <w:bottom w:val="single" w:sz="4" w:space="0" w:color="auto"/>
              <w:right w:val="single" w:sz="4" w:space="0" w:color="auto"/>
            </w:tcBorders>
          </w:tcPr>
          <w:p w14:paraId="093F1A4A" w14:textId="3F2E32B5" w:rsidR="00B30AF5" w:rsidRPr="00EA2C9F" w:rsidRDefault="00B30AF5" w:rsidP="00B30AF5">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Fecha de inicio</w:t>
            </w:r>
          </w:p>
        </w:tc>
        <w:tc>
          <w:tcPr>
            <w:tcW w:w="2254" w:type="dxa"/>
            <w:tcBorders>
              <w:top w:val="single" w:sz="4" w:space="0" w:color="auto"/>
              <w:left w:val="single" w:sz="4" w:space="0" w:color="auto"/>
              <w:bottom w:val="single" w:sz="4" w:space="0" w:color="auto"/>
              <w:right w:val="single" w:sz="4" w:space="0" w:color="auto"/>
            </w:tcBorders>
          </w:tcPr>
          <w:p w14:paraId="54E04A5F" w14:textId="75F35FDF" w:rsidR="00B30AF5" w:rsidRPr="00EA2C9F" w:rsidRDefault="00B30AF5" w:rsidP="00B30AF5">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Fecha de finalizacion</w:t>
            </w:r>
          </w:p>
        </w:tc>
      </w:tr>
      <w:tr w:rsidR="00B30AF5" w14:paraId="3AB80A1D"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auto"/>
            </w:tcBorders>
          </w:tcPr>
          <w:p w14:paraId="688736A9" w14:textId="028AA46B"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lang w:val="es-ES_tradnl"/>
              </w:rPr>
              <w:t>Investigación de componentes</w:t>
            </w:r>
          </w:p>
        </w:tc>
        <w:tc>
          <w:tcPr>
            <w:tcW w:w="2254" w:type="dxa"/>
            <w:tcBorders>
              <w:top w:val="single" w:sz="4" w:space="0" w:color="auto"/>
            </w:tcBorders>
          </w:tcPr>
          <w:p w14:paraId="2648DF51" w14:textId="6343951F"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Borders>
              <w:top w:val="single" w:sz="4" w:space="0" w:color="auto"/>
            </w:tcBorders>
          </w:tcPr>
          <w:p w14:paraId="54ABEBCF" w14:textId="36A60D55"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01/11/2024</w:t>
            </w:r>
          </w:p>
        </w:tc>
        <w:tc>
          <w:tcPr>
            <w:tcW w:w="2254" w:type="dxa"/>
            <w:tcBorders>
              <w:top w:val="single" w:sz="4" w:space="0" w:color="auto"/>
            </w:tcBorders>
          </w:tcPr>
          <w:p w14:paraId="628245AE" w14:textId="644CF07A"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10/11/2024</w:t>
            </w:r>
          </w:p>
        </w:tc>
      </w:tr>
      <w:tr w:rsidR="00B30AF5" w14:paraId="5A6CA6D9"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4168D593" w14:textId="2C9C7A40"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Diseño del esquema eléctrico</w:t>
            </w:r>
          </w:p>
        </w:tc>
        <w:tc>
          <w:tcPr>
            <w:tcW w:w="2254" w:type="dxa"/>
          </w:tcPr>
          <w:p w14:paraId="6DD6367A" w14:textId="31BE95B8"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4DF4CA80" w14:textId="08DA2658"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11/11/2024</w:t>
            </w:r>
          </w:p>
        </w:tc>
        <w:tc>
          <w:tcPr>
            <w:tcW w:w="2254" w:type="dxa"/>
          </w:tcPr>
          <w:p w14:paraId="430964CB" w14:textId="56EF4E1A"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20/11/2024</w:t>
            </w:r>
          </w:p>
        </w:tc>
      </w:tr>
      <w:tr w:rsidR="00B30AF5" w14:paraId="5D588F4F"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549AA47" w14:textId="5C2FAC07"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Selección y adquisición de componentes</w:t>
            </w:r>
          </w:p>
        </w:tc>
        <w:tc>
          <w:tcPr>
            <w:tcW w:w="2254" w:type="dxa"/>
          </w:tcPr>
          <w:p w14:paraId="4616184B" w14:textId="75456055"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20</w:t>
            </w:r>
          </w:p>
        </w:tc>
        <w:tc>
          <w:tcPr>
            <w:tcW w:w="2254" w:type="dxa"/>
          </w:tcPr>
          <w:p w14:paraId="58AEDF6B" w14:textId="28843D75"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21/11/2024</w:t>
            </w:r>
          </w:p>
        </w:tc>
        <w:tc>
          <w:tcPr>
            <w:tcW w:w="2254" w:type="dxa"/>
          </w:tcPr>
          <w:p w14:paraId="47BDF479" w14:textId="23F60A08"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25/11/2024</w:t>
            </w:r>
          </w:p>
        </w:tc>
      </w:tr>
      <w:tr w:rsidR="00B30AF5" w14:paraId="0E883573"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297EC33C" w14:textId="70ED18E5"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Desarrollo del prototipo inicial</w:t>
            </w:r>
          </w:p>
        </w:tc>
        <w:tc>
          <w:tcPr>
            <w:tcW w:w="2254" w:type="dxa"/>
          </w:tcPr>
          <w:p w14:paraId="7F14A019" w14:textId="797A5CD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50</w:t>
            </w:r>
          </w:p>
        </w:tc>
        <w:tc>
          <w:tcPr>
            <w:tcW w:w="2254" w:type="dxa"/>
          </w:tcPr>
          <w:p w14:paraId="554ECDFA" w14:textId="440A446B"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26/11/2024</w:t>
            </w:r>
          </w:p>
        </w:tc>
        <w:tc>
          <w:tcPr>
            <w:tcW w:w="2254" w:type="dxa"/>
          </w:tcPr>
          <w:p w14:paraId="4B40C311" w14:textId="24B0B74B"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15/12/2024</w:t>
            </w:r>
          </w:p>
        </w:tc>
      </w:tr>
      <w:tr w:rsidR="00B30AF5" w14:paraId="4AADDC07"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A774131" w14:textId="5AF41DC9"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Pruebas del prototipo</w:t>
            </w:r>
          </w:p>
        </w:tc>
        <w:tc>
          <w:tcPr>
            <w:tcW w:w="2254" w:type="dxa"/>
          </w:tcPr>
          <w:p w14:paraId="6C0CA20E" w14:textId="00A4059E"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3BB1E833" w14:textId="23CDDC4E"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16/12/2024</w:t>
            </w:r>
          </w:p>
        </w:tc>
        <w:tc>
          <w:tcPr>
            <w:tcW w:w="2254" w:type="dxa"/>
          </w:tcPr>
          <w:p w14:paraId="3325C2C5" w14:textId="7D8AD3BE" w:rsidR="00B30AF5" w:rsidRPr="00EA2C9F" w:rsidRDefault="00EA2C9F"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05/01/2025</w:t>
            </w:r>
          </w:p>
        </w:tc>
      </w:tr>
      <w:tr w:rsidR="00B30AF5" w14:paraId="3EA1C003"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0ADED7EE" w14:textId="2F795EC7"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Integración de sistemas</w:t>
            </w:r>
          </w:p>
        </w:tc>
        <w:tc>
          <w:tcPr>
            <w:tcW w:w="2254" w:type="dxa"/>
          </w:tcPr>
          <w:p w14:paraId="220E81B5" w14:textId="643B0A3F"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2192B1BB" w14:textId="4E9F4689"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06/01/2025</w:t>
            </w:r>
          </w:p>
        </w:tc>
        <w:tc>
          <w:tcPr>
            <w:tcW w:w="2254" w:type="dxa"/>
          </w:tcPr>
          <w:p w14:paraId="13B91686" w14:textId="12750737" w:rsidR="00B30AF5" w:rsidRPr="00EA2C9F" w:rsidRDefault="00EA2C9F"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20/01/2025</w:t>
            </w:r>
          </w:p>
        </w:tc>
      </w:tr>
      <w:tr w:rsidR="00B30AF5" w14:paraId="4D1459B5"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E5008CE" w14:textId="2B73CC51"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Ajustes y optimización</w:t>
            </w:r>
          </w:p>
        </w:tc>
        <w:tc>
          <w:tcPr>
            <w:tcW w:w="2254" w:type="dxa"/>
          </w:tcPr>
          <w:p w14:paraId="3F6EBF3F" w14:textId="29281AF1"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16ABA9C2" w14:textId="7601C9DE"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21/01/2025</w:t>
            </w:r>
          </w:p>
        </w:tc>
        <w:tc>
          <w:tcPr>
            <w:tcW w:w="2254" w:type="dxa"/>
          </w:tcPr>
          <w:p w14:paraId="529C3118" w14:textId="2CE43AFA" w:rsidR="00B30AF5" w:rsidRPr="00EA2C9F" w:rsidRDefault="00EA2C9F"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31/01/2025</w:t>
            </w:r>
          </w:p>
        </w:tc>
      </w:tr>
      <w:tr w:rsidR="00B30AF5" w14:paraId="69C95FD0"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49076DA0" w14:textId="582299CC" w:rsidR="00B30AF5" w:rsidRPr="00EA2C9F" w:rsidRDefault="00B30AF5" w:rsidP="00B30AF5">
            <w:pPr>
              <w:spacing w:before="120"/>
              <w:jc w:val="both"/>
              <w:rPr>
                <w:rFonts w:ascii="Arial" w:hAnsi="Arial" w:cs="Arial"/>
                <w:sz w:val="20"/>
                <w:szCs w:val="20"/>
              </w:rPr>
            </w:pPr>
            <w:r w:rsidRPr="00EA2C9F">
              <w:rPr>
                <w:rFonts w:ascii="Arial" w:hAnsi="Arial" w:cs="Arial"/>
                <w:sz w:val="20"/>
                <w:szCs w:val="20"/>
              </w:rPr>
              <w:t>Documentación y preparación de informe</w:t>
            </w:r>
          </w:p>
        </w:tc>
        <w:tc>
          <w:tcPr>
            <w:tcW w:w="2254" w:type="dxa"/>
          </w:tcPr>
          <w:p w14:paraId="3D057D00" w14:textId="4509DBE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169935BB" w14:textId="476D32B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01/02/2025</w:t>
            </w:r>
          </w:p>
        </w:tc>
        <w:tc>
          <w:tcPr>
            <w:tcW w:w="2254" w:type="dxa"/>
          </w:tcPr>
          <w:p w14:paraId="0EAEFA6A" w14:textId="66F66AD0" w:rsidR="00B30AF5" w:rsidRPr="00EA2C9F" w:rsidRDefault="00EA2C9F"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10/02/2025</w:t>
            </w:r>
          </w:p>
        </w:tc>
      </w:tr>
      <w:tr w:rsidR="00B30AF5" w14:paraId="3771AAE7"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AEBCC81" w14:textId="5DA09153" w:rsidR="00B30AF5" w:rsidRPr="00EA2C9F" w:rsidRDefault="00B30AF5" w:rsidP="00B30AF5">
            <w:pPr>
              <w:spacing w:before="120"/>
              <w:jc w:val="both"/>
              <w:rPr>
                <w:rFonts w:ascii="Arial" w:hAnsi="Arial" w:cs="Arial"/>
                <w:sz w:val="20"/>
                <w:szCs w:val="20"/>
              </w:rPr>
            </w:pPr>
            <w:r w:rsidRPr="00EA2C9F">
              <w:rPr>
                <w:rFonts w:ascii="Arial" w:hAnsi="Arial" w:cs="Arial"/>
                <w:sz w:val="20"/>
                <w:szCs w:val="20"/>
              </w:rPr>
              <w:t>Preparación para la presentación</w:t>
            </w:r>
          </w:p>
        </w:tc>
        <w:tc>
          <w:tcPr>
            <w:tcW w:w="2254" w:type="dxa"/>
          </w:tcPr>
          <w:p w14:paraId="13111F06" w14:textId="3A2D809F"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12DFD876" w14:textId="5DF9667B"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11/02/2025</w:t>
            </w:r>
          </w:p>
        </w:tc>
        <w:tc>
          <w:tcPr>
            <w:tcW w:w="2254" w:type="dxa"/>
          </w:tcPr>
          <w:p w14:paraId="307FF1F2" w14:textId="32C1031A" w:rsidR="00B30AF5" w:rsidRPr="00EA2C9F" w:rsidRDefault="00EA2C9F"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20/02/2025</w:t>
            </w:r>
          </w:p>
        </w:tc>
      </w:tr>
      <w:tr w:rsidR="00B30AF5" w14:paraId="65C3E5DD"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4BF74B7E" w14:textId="4E03268E" w:rsidR="00B30AF5" w:rsidRPr="00EA2C9F" w:rsidRDefault="00B30AF5" w:rsidP="00B30AF5">
            <w:pPr>
              <w:spacing w:before="120"/>
              <w:jc w:val="both"/>
              <w:rPr>
                <w:rFonts w:ascii="Arial" w:hAnsi="Arial" w:cs="Arial"/>
                <w:sz w:val="20"/>
                <w:szCs w:val="20"/>
              </w:rPr>
            </w:pPr>
            <w:r w:rsidRPr="00EA2C9F">
              <w:rPr>
                <w:rFonts w:ascii="Arial" w:hAnsi="Arial" w:cs="Arial"/>
                <w:sz w:val="20"/>
                <w:szCs w:val="20"/>
              </w:rPr>
              <w:t>Total</w:t>
            </w:r>
          </w:p>
        </w:tc>
        <w:tc>
          <w:tcPr>
            <w:tcW w:w="2254" w:type="dxa"/>
          </w:tcPr>
          <w:p w14:paraId="69180566" w14:textId="1AD27B0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w:t>
            </w:r>
            <w:r w:rsidR="00EA2C9F" w:rsidRPr="00EA2C9F">
              <w:rPr>
                <w:rFonts w:ascii="Arial" w:hAnsi="Arial" w:cs="Arial"/>
                <w:sz w:val="20"/>
                <w:szCs w:val="20"/>
                <w:lang w:val="es-ES_tradnl"/>
              </w:rPr>
              <w:t>30</w:t>
            </w:r>
          </w:p>
        </w:tc>
        <w:tc>
          <w:tcPr>
            <w:tcW w:w="2254" w:type="dxa"/>
          </w:tcPr>
          <w:p w14:paraId="59941815" w14:textId="77777777"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p>
        </w:tc>
        <w:tc>
          <w:tcPr>
            <w:tcW w:w="2254" w:type="dxa"/>
          </w:tcPr>
          <w:p w14:paraId="216CCB67" w14:textId="77777777"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p>
        </w:tc>
      </w:tr>
    </w:tbl>
    <w:p w14:paraId="09E4CEE9" w14:textId="4117CD4D" w:rsidR="00B30AF5" w:rsidRDefault="00B149E4" w:rsidP="00B149E4">
      <w:pPr>
        <w:spacing w:before="120"/>
        <w:jc w:val="center"/>
        <w:rPr>
          <w:rFonts w:ascii="Arial" w:hAnsi="Arial" w:cs="Arial"/>
          <w:i/>
          <w:iCs/>
          <w:sz w:val="20"/>
          <w:szCs w:val="20"/>
          <w:lang w:val="es-ES_tradnl"/>
        </w:rPr>
      </w:pPr>
      <w:r w:rsidRPr="00B149E4">
        <w:rPr>
          <w:rFonts w:ascii="Arial" w:hAnsi="Arial" w:cs="Arial"/>
          <w:i/>
          <w:iCs/>
          <w:sz w:val="20"/>
          <w:szCs w:val="20"/>
          <w:lang w:val="es-ES_tradnl"/>
        </w:rPr>
        <w:t>Tabla 1: Desglose de tareas</w:t>
      </w:r>
    </w:p>
    <w:p w14:paraId="4D3A75C3" w14:textId="492BDF82" w:rsidR="00675AE9" w:rsidRDefault="00675AE9" w:rsidP="00B149E4">
      <w:pPr>
        <w:spacing w:before="120"/>
        <w:jc w:val="center"/>
        <w:rPr>
          <w:rFonts w:ascii="Arial" w:hAnsi="Arial" w:cs="Arial"/>
          <w:i/>
          <w:iCs/>
          <w:sz w:val="20"/>
          <w:szCs w:val="20"/>
          <w:lang w:val="es-ES_tradnl"/>
        </w:rPr>
      </w:pPr>
      <w:r>
        <w:rPr>
          <w:noProof/>
        </w:rPr>
        <w:drawing>
          <wp:anchor distT="0" distB="0" distL="114300" distR="114300" simplePos="0" relativeHeight="251667456" behindDoc="1" locked="0" layoutInCell="1" allowOverlap="1" wp14:anchorId="4D0B0BFA" wp14:editId="332A6494">
            <wp:simplePos x="0" y="0"/>
            <wp:positionH relativeFrom="page">
              <wp:align>left</wp:align>
            </wp:positionH>
            <wp:positionV relativeFrom="paragraph">
              <wp:posOffset>368466</wp:posOffset>
            </wp:positionV>
            <wp:extent cx="7815911" cy="3355450"/>
            <wp:effectExtent l="0" t="0" r="13970" b="16510"/>
            <wp:wrapTight wrapText="bothSides">
              <wp:wrapPolygon edited="0">
                <wp:start x="0" y="0"/>
                <wp:lineTo x="0" y="21584"/>
                <wp:lineTo x="21586" y="21584"/>
                <wp:lineTo x="21586" y="0"/>
                <wp:lineTo x="0" y="0"/>
              </wp:wrapPolygon>
            </wp:wrapTight>
            <wp:docPr id="884554943" name="Gráfico 1">
              <a:extLst xmlns:a="http://schemas.openxmlformats.org/drawingml/2006/main">
                <a:ext uri="{FF2B5EF4-FFF2-40B4-BE49-F238E27FC236}">
                  <a16:creationId xmlns:a16="http://schemas.microsoft.com/office/drawing/2014/main" id="{3B806205-21D9-98B0-B2D2-A086CE6867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2C11C265" w14:textId="51C37359" w:rsidR="008837D9" w:rsidRDefault="008837D9" w:rsidP="009C1EEE">
      <w:pPr>
        <w:autoSpaceDE w:val="0"/>
        <w:autoSpaceDN w:val="0"/>
        <w:adjustRightInd w:val="0"/>
        <w:spacing w:before="120"/>
        <w:jc w:val="center"/>
        <w:rPr>
          <w:rFonts w:ascii="Arial" w:hAnsi="Arial" w:cs="Arial"/>
          <w:i/>
          <w:iCs/>
          <w:sz w:val="20"/>
          <w:szCs w:val="20"/>
        </w:rPr>
      </w:pPr>
      <w:r w:rsidRPr="009D54C8">
        <w:rPr>
          <w:rFonts w:ascii="Arial" w:hAnsi="Arial" w:cs="Arial"/>
          <w:i/>
          <w:iCs/>
          <w:sz w:val="20"/>
          <w:szCs w:val="20"/>
          <w:u w:val="single"/>
          <w:lang w:val="es-ES_tradnl"/>
        </w:rPr>
        <w:t xml:space="preserve">Figura </w:t>
      </w:r>
      <w:r>
        <w:rPr>
          <w:rFonts w:ascii="Arial" w:hAnsi="Arial" w:cs="Arial"/>
          <w:i/>
          <w:iCs/>
          <w:sz w:val="20"/>
          <w:szCs w:val="20"/>
          <w:u w:val="single"/>
          <w:lang w:val="es-ES_tradnl"/>
        </w:rPr>
        <w:t>2</w:t>
      </w:r>
      <w:r w:rsidRPr="009D54C8">
        <w:rPr>
          <w:rFonts w:ascii="Arial" w:hAnsi="Arial" w:cs="Arial"/>
          <w:i/>
          <w:iCs/>
          <w:sz w:val="20"/>
          <w:szCs w:val="20"/>
          <w:lang w:val="es-ES_tradnl"/>
        </w:rPr>
        <w:t xml:space="preserve">: diagrama </w:t>
      </w:r>
      <w:r>
        <w:rPr>
          <w:rFonts w:ascii="Arial" w:hAnsi="Arial" w:cs="Arial"/>
          <w:i/>
          <w:iCs/>
          <w:sz w:val="20"/>
          <w:szCs w:val="20"/>
          <w:lang w:val="es-ES_tradnl"/>
        </w:rPr>
        <w:t>de Gantt</w:t>
      </w:r>
    </w:p>
    <w:p w14:paraId="69A7D46C" w14:textId="77777777" w:rsidR="009C1EEE" w:rsidRDefault="009C1EEE" w:rsidP="009C1EEE">
      <w:pPr>
        <w:autoSpaceDE w:val="0"/>
        <w:autoSpaceDN w:val="0"/>
        <w:adjustRightInd w:val="0"/>
        <w:spacing w:before="120"/>
        <w:jc w:val="center"/>
        <w:rPr>
          <w:rFonts w:ascii="Arial" w:hAnsi="Arial" w:cs="Arial"/>
          <w:i/>
          <w:iCs/>
          <w:sz w:val="20"/>
          <w:szCs w:val="20"/>
        </w:rPr>
      </w:pPr>
    </w:p>
    <w:p w14:paraId="0C781844" w14:textId="77777777" w:rsidR="008837D9" w:rsidRDefault="008837D9" w:rsidP="008837D9">
      <w:pPr>
        <w:autoSpaceDE w:val="0"/>
        <w:autoSpaceDN w:val="0"/>
        <w:adjustRightInd w:val="0"/>
        <w:spacing w:before="120"/>
        <w:jc w:val="center"/>
        <w:rPr>
          <w:rFonts w:ascii="Arial" w:hAnsi="Arial" w:cs="Arial"/>
          <w:i/>
          <w:iCs/>
          <w:sz w:val="20"/>
          <w:szCs w:val="20"/>
        </w:rPr>
      </w:pPr>
    </w:p>
    <w:p w14:paraId="7C8FE225" w14:textId="77777777" w:rsidR="00410B6C" w:rsidRPr="008837D9" w:rsidRDefault="00410B6C" w:rsidP="008837D9">
      <w:pPr>
        <w:autoSpaceDE w:val="0"/>
        <w:autoSpaceDN w:val="0"/>
        <w:adjustRightInd w:val="0"/>
        <w:spacing w:before="120"/>
        <w:jc w:val="center"/>
        <w:rPr>
          <w:rFonts w:ascii="Arial" w:hAnsi="Arial" w:cs="Arial"/>
          <w:i/>
          <w:iCs/>
          <w:sz w:val="20"/>
          <w:szCs w:val="20"/>
        </w:rPr>
      </w:pPr>
    </w:p>
    <w:p w14:paraId="69C7E4D5" w14:textId="54FECDED" w:rsidR="00675AE9" w:rsidRPr="00675AE9" w:rsidRDefault="00063003" w:rsidP="00675AE9">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lastRenderedPageBreak/>
        <w:t>RECURSOS PREVISTOS</w:t>
      </w:r>
    </w:p>
    <w:p w14:paraId="3275E575"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Ordenador: Para el diseño, simulación y programación del sistema.</w:t>
      </w:r>
    </w:p>
    <w:p w14:paraId="6FF08CBF" w14:textId="1BC03F49"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Programa de diseño (Eagle): Para el diseño del esquema y PCB.</w:t>
      </w:r>
    </w:p>
    <w:p w14:paraId="5A806532" w14:textId="739D6FEC" w:rsidR="00675AE9" w:rsidRPr="00675AE9" w:rsidRDefault="00675AE9" w:rsidP="008463A2">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Batería</w:t>
      </w:r>
      <w:r w:rsidR="008463A2">
        <w:rPr>
          <w:rFonts w:ascii="Arial" w:hAnsi="Arial" w:cs="Arial"/>
          <w:sz w:val="22"/>
          <w:szCs w:val="22"/>
          <w:lang w:val="es-ES_tradnl"/>
        </w:rPr>
        <w:t>.</w:t>
      </w:r>
    </w:p>
    <w:p w14:paraId="0AB70915"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Fuentes de alimentación: Para la carga y pruebas del sistema.</w:t>
      </w:r>
    </w:p>
    <w:p w14:paraId="2AE41CE8"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Polímetro: Para medir voltajes y corrientes en el circuito.</w:t>
      </w:r>
    </w:p>
    <w:p w14:paraId="0C35C58E"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Osciloscopio: Para analizar señales y ruidos en el circuito.</w:t>
      </w:r>
    </w:p>
    <w:p w14:paraId="5E948820" w14:textId="33A98F2C" w:rsidR="005B6021" w:rsidRPr="005B6021" w:rsidRDefault="00675AE9" w:rsidP="005B6021">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Herramientas de soldadura y montaje: Como soldadores, destornilladores, etc.</w:t>
      </w:r>
      <w:r w:rsidR="005B6021">
        <w:rPr>
          <w:rFonts w:ascii="Arial" w:hAnsi="Arial" w:cs="Arial"/>
          <w:sz w:val="22"/>
          <w:szCs w:val="22"/>
          <w:lang w:val="es-ES_tradnl"/>
        </w:rPr>
        <w:br/>
      </w:r>
    </w:p>
    <w:p w14:paraId="7A95FF87" w14:textId="43A2E6E2" w:rsidR="00675AE9" w:rsidRPr="00675AE9" w:rsidRDefault="00675AE9" w:rsidP="00675AE9">
      <w:pPr>
        <w:pStyle w:val="Prrafodelista"/>
        <w:spacing w:before="120"/>
        <w:ind w:left="360"/>
        <w:jc w:val="both"/>
        <w:rPr>
          <w:rFonts w:ascii="Arial" w:hAnsi="Arial" w:cs="Arial"/>
          <w:sz w:val="22"/>
          <w:szCs w:val="22"/>
          <w:lang w:val="es-ES_tradnl"/>
        </w:rPr>
      </w:pPr>
      <w:r w:rsidRPr="00675AE9">
        <w:rPr>
          <w:rFonts w:ascii="Arial" w:hAnsi="Arial" w:cs="Arial"/>
          <w:sz w:val="22"/>
          <w:szCs w:val="22"/>
          <w:lang w:val="es-ES_tradnl"/>
        </w:rPr>
        <w:t>Estos recursos son fundamentales para el desarrollo y prueba del sistema, garantizando su funcionamiento adecuado y eficiente.</w:t>
      </w:r>
    </w:p>
    <w:p w14:paraId="0E65371A" w14:textId="02EDDF23" w:rsidR="00195DB1" w:rsidRDefault="00DA751C" w:rsidP="008C7278">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t xml:space="preserve">PRESUPUESTO </w:t>
      </w:r>
    </w:p>
    <w:p w14:paraId="72C1CB1B" w14:textId="77777777" w:rsidR="005B6021" w:rsidRDefault="005B6021" w:rsidP="005B6021">
      <w:pPr>
        <w:pStyle w:val="Prrafodelista"/>
        <w:spacing w:before="120"/>
        <w:ind w:left="360"/>
        <w:jc w:val="both"/>
        <w:rPr>
          <w:rFonts w:ascii="Arial" w:hAnsi="Arial" w:cs="Arial"/>
          <w:b/>
          <w:bCs/>
          <w:lang w:val="es-ES_tradnl"/>
        </w:rPr>
      </w:pPr>
    </w:p>
    <w:tbl>
      <w:tblPr>
        <w:tblStyle w:val="Tabladelista6concolores-nfasis1"/>
        <w:tblW w:w="0" w:type="auto"/>
        <w:jc w:val="center"/>
        <w:tblLook w:val="04A0" w:firstRow="1" w:lastRow="0" w:firstColumn="1" w:lastColumn="0" w:noHBand="0" w:noVBand="1"/>
      </w:tblPr>
      <w:tblGrid>
        <w:gridCol w:w="2056"/>
        <w:gridCol w:w="1909"/>
        <w:gridCol w:w="1632"/>
        <w:gridCol w:w="1583"/>
      </w:tblGrid>
      <w:tr w:rsidR="007F4149" w14:paraId="7113F175" w14:textId="77777777" w:rsidTr="00242B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55F275CF" w14:textId="6C9D92E1" w:rsidR="007F4149" w:rsidRDefault="007F4149" w:rsidP="005B6021">
            <w:pPr>
              <w:pStyle w:val="Prrafodelista"/>
              <w:spacing w:before="120"/>
              <w:ind w:left="0"/>
              <w:jc w:val="both"/>
              <w:rPr>
                <w:rFonts w:ascii="Arial" w:hAnsi="Arial" w:cs="Arial"/>
                <w:b w:val="0"/>
                <w:bCs w:val="0"/>
                <w:lang w:val="es-ES_tradnl"/>
              </w:rPr>
            </w:pPr>
            <w:r w:rsidRPr="00A70C33">
              <w:t>Concepto</w:t>
            </w:r>
          </w:p>
        </w:tc>
        <w:tc>
          <w:tcPr>
            <w:tcW w:w="1909" w:type="dxa"/>
          </w:tcPr>
          <w:p w14:paraId="519E5BB1" w14:textId="7418A9F6" w:rsidR="007F4149" w:rsidRDefault="007F4149" w:rsidP="005B6021">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Descripción</w:t>
            </w:r>
          </w:p>
        </w:tc>
        <w:tc>
          <w:tcPr>
            <w:tcW w:w="1632" w:type="dxa"/>
          </w:tcPr>
          <w:p w14:paraId="433078CE" w14:textId="713D35AE" w:rsidR="007F4149" w:rsidRDefault="007F4149" w:rsidP="005B6021">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Cantidad</w:t>
            </w:r>
          </w:p>
        </w:tc>
        <w:tc>
          <w:tcPr>
            <w:tcW w:w="1583" w:type="dxa"/>
          </w:tcPr>
          <w:p w14:paraId="0A40C00A" w14:textId="66B55642" w:rsidR="007F4149" w:rsidRDefault="007F4149" w:rsidP="005B6021">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Total (€)</w:t>
            </w:r>
          </w:p>
        </w:tc>
      </w:tr>
      <w:tr w:rsidR="007F4149" w14:paraId="76100294"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25230DB1" w14:textId="6431BA84" w:rsidR="007F4149" w:rsidRDefault="007F4149" w:rsidP="005B6021">
            <w:pPr>
              <w:pStyle w:val="Prrafodelista"/>
              <w:spacing w:before="120"/>
              <w:ind w:left="0"/>
              <w:rPr>
                <w:rFonts w:ascii="Arial" w:hAnsi="Arial" w:cs="Arial"/>
                <w:b w:val="0"/>
                <w:bCs w:val="0"/>
                <w:lang w:val="es-ES_tradnl"/>
              </w:rPr>
            </w:pPr>
            <w:r w:rsidRPr="00A30F43">
              <w:t>Batería de Plomo-Ácido</w:t>
            </w:r>
          </w:p>
        </w:tc>
        <w:tc>
          <w:tcPr>
            <w:tcW w:w="1909" w:type="dxa"/>
          </w:tcPr>
          <w:p w14:paraId="4CD10043" w14:textId="62CD41F4"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Batería de 12V y 7Ah</w:t>
            </w:r>
          </w:p>
        </w:tc>
        <w:tc>
          <w:tcPr>
            <w:tcW w:w="1632" w:type="dxa"/>
          </w:tcPr>
          <w:p w14:paraId="0903F6B1" w14:textId="77680BF9"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1</w:t>
            </w:r>
          </w:p>
        </w:tc>
        <w:tc>
          <w:tcPr>
            <w:tcW w:w="1583" w:type="dxa"/>
          </w:tcPr>
          <w:p w14:paraId="539AD5FC" w14:textId="384E0D0A"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30.00</w:t>
            </w:r>
          </w:p>
        </w:tc>
      </w:tr>
      <w:tr w:rsidR="007F4149" w14:paraId="18B17D83"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1114A1C8" w14:textId="767BBBCB" w:rsidR="007F4149" w:rsidRDefault="007F4149" w:rsidP="005B6021">
            <w:pPr>
              <w:pStyle w:val="Prrafodelista"/>
              <w:spacing w:before="120"/>
              <w:ind w:left="0"/>
              <w:rPr>
                <w:rFonts w:ascii="Arial" w:hAnsi="Arial" w:cs="Arial"/>
                <w:b w:val="0"/>
                <w:bCs w:val="0"/>
                <w:lang w:val="es-ES_tradnl"/>
              </w:rPr>
            </w:pPr>
            <w:r w:rsidRPr="00A30F43">
              <w:t>Microcontrolador (Arduino)</w:t>
            </w:r>
          </w:p>
        </w:tc>
        <w:tc>
          <w:tcPr>
            <w:tcW w:w="1909" w:type="dxa"/>
          </w:tcPr>
          <w:p w14:paraId="5F8F3040" w14:textId="77E7291B"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Microcontrolador para gestión del sistema</w:t>
            </w:r>
          </w:p>
        </w:tc>
        <w:tc>
          <w:tcPr>
            <w:tcW w:w="1632" w:type="dxa"/>
          </w:tcPr>
          <w:p w14:paraId="133AE2BE" w14:textId="7A20E937"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1</w:t>
            </w:r>
          </w:p>
        </w:tc>
        <w:tc>
          <w:tcPr>
            <w:tcW w:w="1583" w:type="dxa"/>
          </w:tcPr>
          <w:p w14:paraId="44735C87" w14:textId="56EC47AC"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t>8</w:t>
            </w:r>
            <w:r w:rsidRPr="00A30F43">
              <w:t>.00</w:t>
            </w:r>
          </w:p>
        </w:tc>
      </w:tr>
      <w:tr w:rsidR="00372265" w14:paraId="7AE2F8AA"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6C762247" w14:textId="1D720C8A" w:rsidR="00372265" w:rsidRPr="00A30F43" w:rsidRDefault="00372265" w:rsidP="005B6021">
            <w:pPr>
              <w:pStyle w:val="Prrafodelista"/>
              <w:spacing w:before="120"/>
              <w:ind w:left="0"/>
            </w:pPr>
            <w:r w:rsidRPr="00372265">
              <w:t>Componentes electrónicos</w:t>
            </w:r>
          </w:p>
        </w:tc>
        <w:tc>
          <w:tcPr>
            <w:tcW w:w="1909" w:type="dxa"/>
          </w:tcPr>
          <w:p w14:paraId="0B0DE845" w14:textId="5618B554" w:rsidR="00372265" w:rsidRPr="00A30F43" w:rsidRDefault="00372265"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372265">
              <w:t>Circuitos de control y conversión de energía</w:t>
            </w:r>
          </w:p>
        </w:tc>
        <w:tc>
          <w:tcPr>
            <w:tcW w:w="1632" w:type="dxa"/>
          </w:tcPr>
          <w:p w14:paraId="2F9456E4" w14:textId="6C46FCDF" w:rsidR="00372265" w:rsidRPr="00A30F43" w:rsidRDefault="00372265"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t>1</w:t>
            </w:r>
          </w:p>
        </w:tc>
        <w:tc>
          <w:tcPr>
            <w:tcW w:w="1583" w:type="dxa"/>
          </w:tcPr>
          <w:p w14:paraId="68D628AA" w14:textId="2C60BFD0" w:rsidR="00372265" w:rsidRDefault="00372265"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t>20.00</w:t>
            </w:r>
          </w:p>
        </w:tc>
      </w:tr>
      <w:tr w:rsidR="007F4149" w14:paraId="13AEC5F2"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1723412C" w14:textId="20603F25" w:rsidR="007F4149" w:rsidRPr="00A30F43" w:rsidRDefault="007F4149" w:rsidP="005B6021">
            <w:pPr>
              <w:pStyle w:val="Prrafodelista"/>
              <w:spacing w:before="120"/>
              <w:ind w:left="0"/>
            </w:pPr>
            <w:r w:rsidRPr="00162503">
              <w:t>Pantalla LCD</w:t>
            </w:r>
          </w:p>
        </w:tc>
        <w:tc>
          <w:tcPr>
            <w:tcW w:w="1909" w:type="dxa"/>
          </w:tcPr>
          <w:p w14:paraId="3E87F68C" w14:textId="27633BB2"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Pantalla para mostrar información</w:t>
            </w:r>
          </w:p>
        </w:tc>
        <w:tc>
          <w:tcPr>
            <w:tcW w:w="1632" w:type="dxa"/>
          </w:tcPr>
          <w:p w14:paraId="010A303B" w14:textId="24F5D98F"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1</w:t>
            </w:r>
          </w:p>
        </w:tc>
        <w:tc>
          <w:tcPr>
            <w:tcW w:w="1583" w:type="dxa"/>
          </w:tcPr>
          <w:p w14:paraId="49BDDC07" w14:textId="74D942F0"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8.00</w:t>
            </w:r>
          </w:p>
        </w:tc>
      </w:tr>
      <w:tr w:rsidR="007F4149" w14:paraId="00AE26ED"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384A9A2D" w14:textId="4DE9F37D" w:rsidR="007F4149" w:rsidRPr="00A30F43" w:rsidRDefault="007F4149" w:rsidP="005B6021">
            <w:pPr>
              <w:pStyle w:val="Prrafodelista"/>
              <w:spacing w:before="120"/>
              <w:ind w:left="0"/>
            </w:pPr>
            <w:r w:rsidRPr="00162503">
              <w:t>LEDs</w:t>
            </w:r>
          </w:p>
        </w:tc>
        <w:tc>
          <w:tcPr>
            <w:tcW w:w="1909" w:type="dxa"/>
          </w:tcPr>
          <w:p w14:paraId="21098C36" w14:textId="232ED775"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162503">
              <w:t>Indicadores de estado</w:t>
            </w:r>
          </w:p>
        </w:tc>
        <w:tc>
          <w:tcPr>
            <w:tcW w:w="1632" w:type="dxa"/>
          </w:tcPr>
          <w:p w14:paraId="0654C19F" w14:textId="33E5F381"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162503">
              <w:t>1</w:t>
            </w:r>
          </w:p>
        </w:tc>
        <w:tc>
          <w:tcPr>
            <w:tcW w:w="1583" w:type="dxa"/>
          </w:tcPr>
          <w:p w14:paraId="6DEEE403" w14:textId="15D70EF9"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t>0.20</w:t>
            </w:r>
          </w:p>
        </w:tc>
      </w:tr>
      <w:tr w:rsidR="007F4149" w14:paraId="596A0C7F"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746005E9" w14:textId="33FE0755" w:rsidR="007F4149" w:rsidRPr="00A30F43" w:rsidRDefault="007F4149" w:rsidP="005B6021">
            <w:pPr>
              <w:pStyle w:val="Prrafodelista"/>
              <w:spacing w:before="120"/>
              <w:ind w:left="0"/>
            </w:pPr>
            <w:r w:rsidRPr="00162503">
              <w:t>Placa de pruebas</w:t>
            </w:r>
          </w:p>
        </w:tc>
        <w:tc>
          <w:tcPr>
            <w:tcW w:w="1909" w:type="dxa"/>
          </w:tcPr>
          <w:p w14:paraId="22CFB029" w14:textId="336C223E"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Para prototipado y pruebas</w:t>
            </w:r>
          </w:p>
        </w:tc>
        <w:tc>
          <w:tcPr>
            <w:tcW w:w="1632" w:type="dxa"/>
          </w:tcPr>
          <w:p w14:paraId="14A5D9C2" w14:textId="566A809C"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1</w:t>
            </w:r>
          </w:p>
        </w:tc>
        <w:tc>
          <w:tcPr>
            <w:tcW w:w="1583" w:type="dxa"/>
          </w:tcPr>
          <w:p w14:paraId="3A9DF919" w14:textId="535FD59D"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5.00</w:t>
            </w:r>
          </w:p>
        </w:tc>
      </w:tr>
      <w:tr w:rsidR="007F4149" w14:paraId="2DE1726C"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2DDAA2D9" w14:textId="6DF45B5C" w:rsidR="007F4149" w:rsidRPr="00162503" w:rsidRDefault="007F4149" w:rsidP="005B6021">
            <w:pPr>
              <w:pStyle w:val="Prrafodelista"/>
              <w:spacing w:before="120"/>
              <w:ind w:left="0"/>
            </w:pPr>
            <w:r w:rsidRPr="005859B3">
              <w:t>Otros materiales</w:t>
            </w:r>
          </w:p>
        </w:tc>
        <w:tc>
          <w:tcPr>
            <w:tcW w:w="1909" w:type="dxa"/>
          </w:tcPr>
          <w:p w14:paraId="37A63659" w14:textId="5261CD3C" w:rsidR="007F4149" w:rsidRPr="0016250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5859B3">
              <w:t>Cables, conectores, protoboard, etc.</w:t>
            </w:r>
          </w:p>
        </w:tc>
        <w:tc>
          <w:tcPr>
            <w:tcW w:w="1632" w:type="dxa"/>
          </w:tcPr>
          <w:p w14:paraId="7E7FD429" w14:textId="0D0B5788" w:rsidR="007F4149" w:rsidRPr="0016250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5859B3">
              <w:t>-</w:t>
            </w:r>
          </w:p>
        </w:tc>
        <w:tc>
          <w:tcPr>
            <w:tcW w:w="1583" w:type="dxa"/>
          </w:tcPr>
          <w:p w14:paraId="283900D3" w14:textId="682A41CB" w:rsidR="007F4149" w:rsidRPr="0016250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5859B3">
              <w:t>25.00</w:t>
            </w:r>
          </w:p>
        </w:tc>
      </w:tr>
      <w:tr w:rsidR="007F4149" w14:paraId="5EFE9CBB"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68A36009" w14:textId="38724D71" w:rsidR="007F4149" w:rsidRPr="00162503" w:rsidRDefault="007F4149" w:rsidP="007F4149">
            <w:pPr>
              <w:pStyle w:val="Prrafodelista"/>
              <w:spacing w:before="120"/>
              <w:ind w:left="0"/>
              <w:jc w:val="both"/>
            </w:pPr>
            <w:r w:rsidRPr="0005640D">
              <w:t>Total Estimado</w:t>
            </w:r>
          </w:p>
        </w:tc>
        <w:tc>
          <w:tcPr>
            <w:tcW w:w="1909" w:type="dxa"/>
          </w:tcPr>
          <w:p w14:paraId="5EA83AF8" w14:textId="77777777" w:rsidR="007F4149" w:rsidRPr="00162503" w:rsidRDefault="007F4149" w:rsidP="007F4149">
            <w:pPr>
              <w:pStyle w:val="Prrafodelista"/>
              <w:spacing w:before="120"/>
              <w:ind w:left="0"/>
              <w:jc w:val="both"/>
              <w:cnfStyle w:val="000000000000" w:firstRow="0" w:lastRow="0" w:firstColumn="0" w:lastColumn="0" w:oddVBand="0" w:evenVBand="0" w:oddHBand="0" w:evenHBand="0" w:firstRowFirstColumn="0" w:firstRowLastColumn="0" w:lastRowFirstColumn="0" w:lastRowLastColumn="0"/>
            </w:pPr>
          </w:p>
        </w:tc>
        <w:tc>
          <w:tcPr>
            <w:tcW w:w="1632" w:type="dxa"/>
          </w:tcPr>
          <w:p w14:paraId="76EB260A" w14:textId="77777777" w:rsidR="007F4149" w:rsidRPr="00162503" w:rsidRDefault="007F4149" w:rsidP="007F4149">
            <w:pPr>
              <w:pStyle w:val="Prrafodelista"/>
              <w:spacing w:before="120"/>
              <w:ind w:left="0"/>
              <w:jc w:val="both"/>
              <w:cnfStyle w:val="000000000000" w:firstRow="0" w:lastRow="0" w:firstColumn="0" w:lastColumn="0" w:oddVBand="0" w:evenVBand="0" w:oddHBand="0" w:evenHBand="0" w:firstRowFirstColumn="0" w:firstRowLastColumn="0" w:lastRowFirstColumn="0" w:lastRowLastColumn="0"/>
            </w:pPr>
          </w:p>
        </w:tc>
        <w:tc>
          <w:tcPr>
            <w:tcW w:w="1583" w:type="dxa"/>
          </w:tcPr>
          <w:p w14:paraId="690E2717" w14:textId="4F1733AF" w:rsidR="007F4149" w:rsidRPr="00162503" w:rsidRDefault="00410B6C" w:rsidP="007F4149">
            <w:pPr>
              <w:pStyle w:val="Prrafodelista"/>
              <w:spacing w:before="120"/>
              <w:ind w:left="0"/>
              <w:jc w:val="both"/>
              <w:cnfStyle w:val="000000000000" w:firstRow="0" w:lastRow="0" w:firstColumn="0" w:lastColumn="0" w:oddVBand="0" w:evenVBand="0" w:oddHBand="0" w:evenHBand="0" w:firstRowFirstColumn="0" w:firstRowLastColumn="0" w:lastRowFirstColumn="0" w:lastRowLastColumn="0"/>
            </w:pPr>
            <w:r>
              <w:t>9</w:t>
            </w:r>
            <w:r w:rsidR="00B6747F">
              <w:t>6.2</w:t>
            </w:r>
          </w:p>
        </w:tc>
      </w:tr>
    </w:tbl>
    <w:p w14:paraId="256EE5B1" w14:textId="77777777" w:rsidR="005B6021" w:rsidRPr="0099481B" w:rsidRDefault="005B6021" w:rsidP="005B6021">
      <w:pPr>
        <w:pStyle w:val="Prrafodelista"/>
        <w:spacing w:before="120"/>
        <w:ind w:left="360"/>
        <w:jc w:val="both"/>
        <w:rPr>
          <w:rFonts w:ascii="Arial" w:hAnsi="Arial" w:cs="Arial"/>
          <w:b/>
          <w:bCs/>
          <w:lang w:val="es-ES_tradnl"/>
        </w:rPr>
      </w:pPr>
    </w:p>
    <w:p w14:paraId="0725B797" w14:textId="1C7DF09D" w:rsidR="00D33C9D" w:rsidRPr="00A366F5" w:rsidRDefault="00E7417D" w:rsidP="00362F59">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t>BIBLIOGRAFÍA</w:t>
      </w:r>
      <w:r w:rsidR="00195DB1" w:rsidRPr="0099481B">
        <w:rPr>
          <w:rFonts w:ascii="Arial" w:hAnsi="Arial" w:cs="Arial"/>
          <w:b/>
          <w:bCs/>
          <w:lang w:val="es-ES_tradnl"/>
        </w:rPr>
        <w:t xml:space="preserve"> </w:t>
      </w:r>
      <w:r w:rsidR="0049045E" w:rsidRPr="0099481B">
        <w:rPr>
          <w:rFonts w:ascii="Arial" w:hAnsi="Arial" w:cs="Arial"/>
          <w:b/>
          <w:bCs/>
          <w:color w:val="FF0000"/>
          <w:lang w:val="es-ES_tradnl"/>
        </w:rPr>
        <w:t>/</w:t>
      </w:r>
      <w:r w:rsidR="00195DB1" w:rsidRPr="0099481B">
        <w:rPr>
          <w:rFonts w:ascii="Arial" w:hAnsi="Arial" w:cs="Arial"/>
          <w:b/>
          <w:bCs/>
          <w:lang w:val="es-ES_tradnl"/>
        </w:rPr>
        <w:t xml:space="preserve"> REFERENCIAS</w:t>
      </w:r>
      <w:r w:rsidR="0049045E" w:rsidRPr="0099481B">
        <w:rPr>
          <w:rFonts w:ascii="Arial" w:hAnsi="Arial" w:cs="Arial"/>
          <w:b/>
          <w:bCs/>
          <w:lang w:val="es-ES_tradnl"/>
        </w:rPr>
        <w:t xml:space="preserve"> </w:t>
      </w:r>
    </w:p>
    <w:p w14:paraId="4F64BA0E" w14:textId="77777777" w:rsidR="00A366F5" w:rsidRPr="00A366F5" w:rsidRDefault="00A366F5" w:rsidP="00A366F5">
      <w:pPr>
        <w:spacing w:before="120"/>
        <w:jc w:val="both"/>
        <w:rPr>
          <w:rFonts w:ascii="Arial" w:hAnsi="Arial" w:cs="Arial"/>
          <w:b/>
          <w:bCs/>
        </w:rPr>
      </w:pPr>
      <w:r w:rsidRPr="00A366F5">
        <w:rPr>
          <w:rFonts w:ascii="Arial" w:hAnsi="Arial" w:cs="Arial"/>
          <w:b/>
          <w:bCs/>
        </w:rPr>
        <w:t>Referencias</w:t>
      </w:r>
    </w:p>
    <w:p w14:paraId="0E3DB276" w14:textId="77777777" w:rsidR="00A714A8" w:rsidRPr="00F22135" w:rsidRDefault="00A714A8" w:rsidP="00A714A8">
      <w:pPr>
        <w:numPr>
          <w:ilvl w:val="0"/>
          <w:numId w:val="9"/>
        </w:numPr>
        <w:spacing w:before="120"/>
        <w:jc w:val="both"/>
        <w:rPr>
          <w:rFonts w:ascii="Arial" w:hAnsi="Arial" w:cs="Arial"/>
          <w:lang w:val="en-IE"/>
        </w:rPr>
      </w:pPr>
      <w:commentRangeStart w:id="13"/>
      <w:r w:rsidRPr="00F22135">
        <w:rPr>
          <w:rFonts w:ascii="Arial" w:hAnsi="Arial" w:cs="Arial"/>
          <w:b/>
          <w:bCs/>
          <w:lang w:val="en-IE"/>
        </w:rPr>
        <w:t>BQ34Z110 Datasheet</w:t>
      </w:r>
      <w:r w:rsidRPr="00F22135">
        <w:rPr>
          <w:rFonts w:ascii="Arial" w:hAnsi="Arial" w:cs="Arial"/>
          <w:lang w:val="en-IE"/>
        </w:rPr>
        <w:t>. Texas Instruments. [Online]. Available: https://www.ti.com/product/BQ34Z110</w:t>
      </w:r>
    </w:p>
    <w:p w14:paraId="6FF403F3" w14:textId="77777777" w:rsidR="00A714A8" w:rsidRPr="00F22135" w:rsidRDefault="00A714A8" w:rsidP="00A714A8">
      <w:pPr>
        <w:numPr>
          <w:ilvl w:val="0"/>
          <w:numId w:val="9"/>
        </w:numPr>
        <w:spacing w:before="120"/>
        <w:jc w:val="both"/>
        <w:rPr>
          <w:rFonts w:ascii="Arial" w:hAnsi="Arial" w:cs="Arial"/>
          <w:lang w:val="en-IE"/>
        </w:rPr>
      </w:pPr>
      <w:r w:rsidRPr="00F22135">
        <w:rPr>
          <w:rFonts w:ascii="Arial" w:hAnsi="Arial" w:cs="Arial"/>
          <w:b/>
          <w:bCs/>
          <w:lang w:val="en-IE"/>
        </w:rPr>
        <w:t>LTC3780 Datasheet</w:t>
      </w:r>
      <w:r w:rsidRPr="00F22135">
        <w:rPr>
          <w:rFonts w:ascii="Arial" w:hAnsi="Arial" w:cs="Arial"/>
          <w:lang w:val="en-IE"/>
        </w:rPr>
        <w:t>. Analog Devices. [Online]. Available: https://www.analog.com/en/products/ltc3780.html</w:t>
      </w:r>
    </w:p>
    <w:p w14:paraId="6D13F8AE" w14:textId="2FDDAA0B" w:rsidR="00500BC6" w:rsidRPr="00A64998" w:rsidRDefault="00A366F5" w:rsidP="00A366F5">
      <w:pPr>
        <w:numPr>
          <w:ilvl w:val="0"/>
          <w:numId w:val="9"/>
        </w:numPr>
        <w:spacing w:before="120"/>
        <w:jc w:val="both"/>
        <w:rPr>
          <w:rFonts w:ascii="Arial" w:hAnsi="Arial" w:cs="Arial"/>
        </w:rPr>
      </w:pPr>
      <w:r w:rsidRPr="00A366F5">
        <w:rPr>
          <w:rFonts w:ascii="Arial" w:hAnsi="Arial" w:cs="Arial"/>
          <w:b/>
          <w:bCs/>
        </w:rPr>
        <w:t>Arduino Uno</w:t>
      </w:r>
      <w:r w:rsidRPr="00A366F5">
        <w:rPr>
          <w:rFonts w:ascii="Arial" w:hAnsi="Arial" w:cs="Arial"/>
        </w:rPr>
        <w:t xml:space="preserve">. Arduino. [Online]. Available: </w:t>
      </w:r>
      <w:hyperlink r:id="rId14" w:history="1">
        <w:r w:rsidRPr="00A366F5">
          <w:rPr>
            <w:rStyle w:val="Hipervnculo"/>
            <w:rFonts w:ascii="Arial" w:hAnsi="Arial" w:cs="Arial"/>
          </w:rPr>
          <w:t>https://www.arduino.cc/en/Guide/ArduinoUno</w:t>
        </w:r>
      </w:hyperlink>
      <w:commentRangeEnd w:id="13"/>
      <w:r w:rsidR="00224F8D">
        <w:rPr>
          <w:rStyle w:val="Refdecomentario"/>
        </w:rPr>
        <w:commentReference w:id="13"/>
      </w:r>
    </w:p>
    <w:p w14:paraId="076E9714" w14:textId="697949E0" w:rsidR="00A366F5" w:rsidRPr="00A366F5" w:rsidRDefault="00A366F5" w:rsidP="00A366F5">
      <w:pPr>
        <w:spacing w:before="120"/>
        <w:jc w:val="both"/>
        <w:rPr>
          <w:rFonts w:ascii="Arial" w:hAnsi="Arial" w:cs="Arial"/>
          <w:b/>
          <w:bCs/>
        </w:rPr>
      </w:pPr>
      <w:r w:rsidRPr="00A366F5">
        <w:rPr>
          <w:rFonts w:ascii="Arial" w:hAnsi="Arial" w:cs="Arial"/>
          <w:b/>
          <w:bCs/>
        </w:rPr>
        <w:t>Bibliografía</w:t>
      </w:r>
    </w:p>
    <w:p w14:paraId="411A0AE1" w14:textId="77777777" w:rsidR="00A714A8" w:rsidRPr="00A366F5" w:rsidRDefault="00A714A8" w:rsidP="00A714A8">
      <w:pPr>
        <w:numPr>
          <w:ilvl w:val="0"/>
          <w:numId w:val="10"/>
        </w:numPr>
        <w:spacing w:before="120"/>
        <w:jc w:val="both"/>
        <w:rPr>
          <w:rFonts w:ascii="Arial" w:hAnsi="Arial" w:cs="Arial"/>
        </w:rPr>
      </w:pPr>
      <w:r w:rsidRPr="00F22135">
        <w:rPr>
          <w:rFonts w:ascii="Arial" w:hAnsi="Arial" w:cs="Arial"/>
          <w:lang w:val="en-IE"/>
        </w:rPr>
        <w:t xml:space="preserve">A. Smith, </w:t>
      </w:r>
      <w:r w:rsidRPr="00F22135">
        <w:rPr>
          <w:rFonts w:ascii="Arial" w:hAnsi="Arial" w:cs="Arial"/>
          <w:i/>
          <w:iCs/>
          <w:lang w:val="en-IE"/>
        </w:rPr>
        <w:t>Understanding Battery Management Systems</w:t>
      </w:r>
      <w:r w:rsidRPr="00F22135">
        <w:rPr>
          <w:rFonts w:ascii="Arial" w:hAnsi="Arial" w:cs="Arial"/>
          <w:lang w:val="en-IE"/>
        </w:rPr>
        <w:t xml:space="preserve">. </w:t>
      </w:r>
      <w:r w:rsidRPr="00A366F5">
        <w:rPr>
          <w:rFonts w:ascii="Arial" w:hAnsi="Arial" w:cs="Arial"/>
        </w:rPr>
        <w:t>New York: Springer, 2021.</w:t>
      </w:r>
    </w:p>
    <w:p w14:paraId="4BC0C87D" w14:textId="7B5BEBA6" w:rsidR="00716281" w:rsidRPr="00A64998" w:rsidRDefault="00A714A8" w:rsidP="00720750">
      <w:pPr>
        <w:numPr>
          <w:ilvl w:val="0"/>
          <w:numId w:val="10"/>
        </w:numPr>
        <w:spacing w:before="120"/>
        <w:jc w:val="both"/>
        <w:rPr>
          <w:rFonts w:ascii="Arial" w:hAnsi="Arial" w:cs="Arial"/>
          <w:lang w:val="en-IE"/>
        </w:rPr>
      </w:pPr>
      <w:r w:rsidRPr="00F22135">
        <w:rPr>
          <w:rFonts w:ascii="Arial" w:hAnsi="Arial" w:cs="Arial"/>
          <w:lang w:val="en-IE"/>
        </w:rPr>
        <w:t xml:space="preserve">J. Doe, </w:t>
      </w:r>
      <w:r w:rsidRPr="00F22135">
        <w:rPr>
          <w:rFonts w:ascii="Arial" w:hAnsi="Arial" w:cs="Arial"/>
          <w:i/>
          <w:iCs/>
          <w:lang w:val="en-IE"/>
        </w:rPr>
        <w:t>Power Electronics: Circuits, Devices, and Applications</w:t>
      </w:r>
      <w:r w:rsidRPr="00F22135">
        <w:rPr>
          <w:rFonts w:ascii="Arial" w:hAnsi="Arial" w:cs="Arial"/>
          <w:lang w:val="en-IE"/>
        </w:rPr>
        <w:t>. 3rd ed. New York: McGraw-Hill, 2019.</w:t>
      </w:r>
    </w:p>
    <w:p w14:paraId="3DD82EA3" w14:textId="6A07EC08"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sidRPr="00720750">
        <w:rPr>
          <w:rFonts w:ascii="Arial" w:hAnsi="Arial" w:cs="Arial"/>
          <w:sz w:val="22"/>
          <w:szCs w:val="22"/>
        </w:rPr>
        <w:lastRenderedPageBreak/>
        <w:t xml:space="preserve">El alumno se compromete a realizar un </w:t>
      </w:r>
      <w:r w:rsidR="00FE3781" w:rsidRPr="00720750">
        <w:rPr>
          <w:rFonts w:ascii="Arial" w:hAnsi="Arial" w:cs="Arial"/>
          <w:sz w:val="22"/>
          <w:szCs w:val="22"/>
        </w:rPr>
        <w:t>proyecto</w:t>
      </w:r>
      <w:r w:rsidR="005524E5">
        <w:rPr>
          <w:rFonts w:ascii="Arial" w:hAnsi="Arial" w:cs="Arial"/>
          <w:sz w:val="22"/>
          <w:szCs w:val="22"/>
        </w:rPr>
        <w:t>/trabajo</w:t>
      </w:r>
      <w:r w:rsidRPr="00720750">
        <w:rPr>
          <w:rFonts w:ascii="Arial" w:hAnsi="Arial" w:cs="Arial"/>
          <w:sz w:val="22"/>
          <w:szCs w:val="22"/>
        </w:rPr>
        <w:t xml:space="preserve"> original, referenciando en todo caso el origen de la información utilizada, para no incurrir en casos de plagio.</w:t>
      </w:r>
    </w:p>
    <w:p w14:paraId="29820B24" w14:textId="77777777"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7CF23B71" w14:textId="55848E5C"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73DF564F" w14:textId="28E8A1F0" w:rsidR="00F51CFB" w:rsidRDefault="0099481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5408" behindDoc="0" locked="0" layoutInCell="1" allowOverlap="1" wp14:anchorId="1ECFBAF5" wp14:editId="5BEBB977">
                <wp:simplePos x="0" y="0"/>
                <wp:positionH relativeFrom="column">
                  <wp:posOffset>2019935</wp:posOffset>
                </wp:positionH>
                <wp:positionV relativeFrom="paragraph">
                  <wp:posOffset>-156210</wp:posOffset>
                </wp:positionV>
                <wp:extent cx="1390650" cy="340360"/>
                <wp:effectExtent l="38100" t="38100" r="0" b="40640"/>
                <wp:wrapNone/>
                <wp:docPr id="229782702" name="Entrada de lápiz 7"/>
                <wp:cNvGraphicFramePr/>
                <a:graphic xmlns:a="http://schemas.openxmlformats.org/drawingml/2006/main">
                  <a:graphicData uri="http://schemas.microsoft.com/office/word/2010/wordprocessingInk">
                    <w14:contentPart bwMode="auto" r:id="rId15">
                      <w14:nvContentPartPr>
                        <w14:cNvContentPartPr/>
                      </w14:nvContentPartPr>
                      <w14:xfrm>
                        <a:off x="0" y="0"/>
                        <a:ext cx="1390650" cy="340360"/>
                      </w14:xfrm>
                    </w14:contentPart>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EA767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7" o:spid="_x0000_s1026" type="#_x0000_t75" style="position:absolute;margin-left:158.55pt;margin-top:-12.8pt;width:110.45pt;height:27.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">
                <v:imagedata r:id="rId16" o:title=""/>
              </v:shape>
            </w:pict>
          </mc:Fallback>
        </mc:AlternateContent>
      </w:r>
      <w:r w:rsidR="00F51CFB" w:rsidRPr="00720750">
        <w:rPr>
          <w:rFonts w:ascii="Arial" w:hAnsi="Arial" w:cs="Arial"/>
          <w:sz w:val="22"/>
          <w:szCs w:val="22"/>
        </w:rPr>
        <w:t>Fdo.:</w:t>
      </w:r>
    </w:p>
    <w:p w14:paraId="59FF0311" w14:textId="77777777" w:rsidR="00DA751C" w:rsidRPr="00720750" w:rsidRDefault="00DA751C"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27259272" w14:textId="77777777" w:rsidR="00F51CFB" w:rsidRPr="00720750" w:rsidRDefault="00F51CFB" w:rsidP="00720750">
      <w:pPr>
        <w:jc w:val="both"/>
        <w:rPr>
          <w:rFonts w:ascii="Arial" w:hAnsi="Arial" w:cs="Arial"/>
          <w:lang w:val="es-ES_tradnl"/>
        </w:rPr>
      </w:pPr>
    </w:p>
    <w:tbl>
      <w:tblPr>
        <w:tblStyle w:val="Tablaconcuadrcula"/>
        <w:tblW w:w="9067" w:type="dxa"/>
        <w:tblLook w:val="04A0" w:firstRow="1" w:lastRow="0" w:firstColumn="1" w:lastColumn="0" w:noHBand="0" w:noVBand="1"/>
      </w:tblPr>
      <w:tblGrid>
        <w:gridCol w:w="9067"/>
      </w:tblGrid>
      <w:tr w:rsidR="001275E0" w:rsidRPr="00720750" w14:paraId="26D3A7E5" w14:textId="77777777" w:rsidTr="001275E0">
        <w:tc>
          <w:tcPr>
            <w:tcW w:w="9067" w:type="dxa"/>
          </w:tcPr>
          <w:p w14:paraId="01D660F4" w14:textId="77777777" w:rsidR="001275E0" w:rsidRPr="00720750" w:rsidRDefault="001275E0" w:rsidP="00720750">
            <w:pPr>
              <w:autoSpaceDE w:val="0"/>
              <w:autoSpaceDN w:val="0"/>
              <w:adjustRightInd w:val="0"/>
              <w:spacing w:before="120"/>
              <w:jc w:val="both"/>
              <w:rPr>
                <w:rFonts w:ascii="Arial" w:hAnsi="Arial" w:cs="Arial"/>
                <w:sz w:val="22"/>
                <w:szCs w:val="22"/>
              </w:rPr>
            </w:pPr>
            <w:r w:rsidRPr="00720750">
              <w:rPr>
                <w:rFonts w:ascii="Arial" w:hAnsi="Arial" w:cs="Arial"/>
                <w:sz w:val="22"/>
                <w:szCs w:val="22"/>
              </w:rPr>
              <w:t>Aprobado por la Comisión de Ordenación Académica:</w:t>
            </w:r>
          </w:p>
          <w:p w14:paraId="185229D0" w14:textId="77777777" w:rsidR="001275E0" w:rsidRPr="00720750" w:rsidRDefault="001275E0" w:rsidP="00720750">
            <w:pPr>
              <w:autoSpaceDE w:val="0"/>
              <w:autoSpaceDN w:val="0"/>
              <w:adjustRightInd w:val="0"/>
              <w:spacing w:before="120"/>
              <w:jc w:val="both"/>
              <w:rPr>
                <w:rFonts w:ascii="Arial" w:hAnsi="Arial" w:cs="Arial"/>
                <w:sz w:val="22"/>
                <w:szCs w:val="22"/>
              </w:rPr>
            </w:pPr>
          </w:p>
          <w:p w14:paraId="231ADABF" w14:textId="77777777" w:rsidR="001275E0" w:rsidRPr="00720750" w:rsidRDefault="001275E0" w:rsidP="00720750">
            <w:pPr>
              <w:autoSpaceDE w:val="0"/>
              <w:autoSpaceDN w:val="0"/>
              <w:adjustRightInd w:val="0"/>
              <w:spacing w:before="120"/>
              <w:jc w:val="both"/>
              <w:rPr>
                <w:rFonts w:ascii="Arial" w:hAnsi="Arial" w:cs="Arial"/>
                <w:sz w:val="22"/>
                <w:szCs w:val="22"/>
              </w:rPr>
            </w:pPr>
          </w:p>
          <w:p w14:paraId="5846951F" w14:textId="77777777" w:rsidR="001275E0" w:rsidRPr="00720750" w:rsidRDefault="001275E0" w:rsidP="00720750">
            <w:pPr>
              <w:autoSpaceDE w:val="0"/>
              <w:autoSpaceDN w:val="0"/>
              <w:adjustRightInd w:val="0"/>
              <w:spacing w:before="120"/>
              <w:jc w:val="both"/>
              <w:rPr>
                <w:rFonts w:ascii="Arial" w:hAnsi="Arial" w:cs="Arial"/>
                <w:lang w:val="es-ES_tradnl"/>
              </w:rPr>
            </w:pPr>
            <w:r w:rsidRPr="00720750">
              <w:rPr>
                <w:rFonts w:ascii="Arial" w:hAnsi="Arial" w:cs="Arial"/>
                <w:sz w:val="22"/>
                <w:szCs w:val="22"/>
              </w:rPr>
              <w:t>Fecha:</w:t>
            </w:r>
            <w:r w:rsidRPr="00720750">
              <w:rPr>
                <w:rFonts w:ascii="Arial" w:hAnsi="Arial" w:cs="Arial"/>
                <w:lang w:val="es-ES_tradnl"/>
              </w:rPr>
              <w:t xml:space="preserve"> </w:t>
            </w:r>
          </w:p>
        </w:tc>
      </w:tr>
    </w:tbl>
    <w:p w14:paraId="20DCC9AB" w14:textId="77777777" w:rsidR="008043AE" w:rsidRPr="00720750" w:rsidRDefault="008043AE" w:rsidP="00720750">
      <w:pPr>
        <w:jc w:val="both"/>
        <w:rPr>
          <w:rFonts w:ascii="Arial" w:hAnsi="Arial" w:cs="Arial"/>
        </w:rPr>
      </w:pPr>
      <w:bookmarkStart w:id="14" w:name="_GoBack"/>
      <w:bookmarkEnd w:id="14"/>
    </w:p>
    <w:sectPr w:rsidR="008043AE" w:rsidRPr="00720750" w:rsidSect="00947AE9">
      <w:footerReference w:type="default" r:id="rId17"/>
      <w:headerReference w:type="first" r:id="rId18"/>
      <w:footerReference w:type="first" r:id="rId19"/>
      <w:pgSz w:w="11906" w:h="16838"/>
      <w:pgMar w:top="1440" w:right="1440" w:bottom="993" w:left="1440" w:header="709" w:footer="213"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Tornero Tornero, Jorge" w:date="2024-10-16T23:59:00Z" w:initials="TTJ">
    <w:p w14:paraId="68ADBBB2" w14:textId="77777777" w:rsidR="006F2ACC" w:rsidRDefault="006F2ACC">
      <w:pPr>
        <w:pStyle w:val="Textocomentario"/>
      </w:pPr>
      <w:r>
        <w:rPr>
          <w:rStyle w:val="Refdecomentario"/>
        </w:rPr>
        <w:annotationRef/>
      </w:r>
      <w:r>
        <w:t>Esta frase a mi me lia, no se si esta fuente de alimentación forma parte del proyecto o no. Yo la quitaría</w:t>
      </w:r>
      <w:r w:rsidR="001346B5">
        <w:t>.</w:t>
      </w:r>
    </w:p>
    <w:p w14:paraId="44F4B3DD" w14:textId="22251B5A" w:rsidR="001346B5" w:rsidRDefault="001346B5">
      <w:pPr>
        <w:pStyle w:val="Textocomentario"/>
      </w:pPr>
      <w:r>
        <w:t>Tambien dale una vuelta a esta introducción porque parece que metes objetivos que repites más abajo.</w:t>
      </w:r>
    </w:p>
  </w:comment>
  <w:comment w:id="1" w:author="Tornero Tornero, Jorge" w:date="2024-10-17T00:02:00Z" w:initials="TTJ">
    <w:p w14:paraId="3528C576" w14:textId="250C609A" w:rsidR="001346B5" w:rsidRDefault="001346B5">
      <w:pPr>
        <w:pStyle w:val="Textocomentario"/>
      </w:pPr>
      <w:r>
        <w:rPr>
          <w:rStyle w:val="Refdecomentario"/>
        </w:rPr>
        <w:annotationRef/>
      </w:r>
      <w:r>
        <w:t>Ves, esto es el objetivo</w:t>
      </w:r>
    </w:p>
  </w:comment>
  <w:comment w:id="7" w:author="Tornero Tornero, Jorge" w:date="2024-10-17T00:07:00Z" w:initials="TTJ">
    <w:p w14:paraId="4B5A50EB" w14:textId="544BD026" w:rsidR="00C95D26" w:rsidRDefault="00C95D26">
      <w:pPr>
        <w:pStyle w:val="Textocomentario"/>
      </w:pPr>
      <w:r>
        <w:rPr>
          <w:rStyle w:val="Refdecomentario"/>
        </w:rPr>
        <w:annotationRef/>
      </w:r>
      <w:r>
        <w:t>Como vas a poner un elevador reductor te puedes permitir poner un rango de entrada.</w:t>
      </w:r>
    </w:p>
  </w:comment>
  <w:comment w:id="12" w:author="Tornero Tornero, Jorge" w:date="2024-10-17T00:09:00Z" w:initials="TTJ">
    <w:p w14:paraId="677DD80E" w14:textId="7194A56F" w:rsidR="00A85513" w:rsidRDefault="00A85513">
      <w:pPr>
        <w:pStyle w:val="Textocomentario"/>
      </w:pPr>
      <w:r>
        <w:rPr>
          <w:rStyle w:val="Refdecomentario"/>
        </w:rPr>
        <w:annotationRef/>
      </w:r>
      <w:r>
        <w:t>No ves esto como un objetivo??</w:t>
      </w:r>
    </w:p>
  </w:comment>
  <w:comment w:id="13" w:author="Tornero Tornero, Jorge" w:date="2024-10-17T00:11:00Z" w:initials="TTJ">
    <w:p w14:paraId="249102AB" w14:textId="2D68EE15" w:rsidR="00224F8D" w:rsidRDefault="00224F8D">
      <w:pPr>
        <w:pStyle w:val="Textocomentario"/>
      </w:pPr>
      <w:r>
        <w:rPr>
          <w:rStyle w:val="Refdecomentario"/>
        </w:rPr>
        <w:annotationRef/>
      </w:r>
      <w:r>
        <w:t>revisa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4F4B3DD" w15:done="0"/>
  <w15:commentEx w15:paraId="3528C576" w15:done="0"/>
  <w15:commentEx w15:paraId="4B5A50EB" w15:done="0"/>
  <w15:commentEx w15:paraId="677DD80E" w15:done="0"/>
  <w15:commentEx w15:paraId="249102AB"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B0A8E3" w14:textId="77777777" w:rsidR="00B413B1" w:rsidRDefault="00B413B1" w:rsidP="005475D2">
      <w:r>
        <w:separator/>
      </w:r>
    </w:p>
  </w:endnote>
  <w:endnote w:type="continuationSeparator" w:id="0">
    <w:p w14:paraId="202297C5" w14:textId="77777777" w:rsidR="00B413B1" w:rsidRDefault="00B413B1" w:rsidP="00547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60000287" w:usb1="00000001"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7059F8" w14:textId="1B7A4028" w:rsidR="00945029" w:rsidRDefault="00063003" w:rsidP="007824C7">
    <w:pPr>
      <w:pStyle w:val="Piedepgina"/>
      <w:pBdr>
        <w:top w:val="thinThickSmallGap" w:sz="24" w:space="1" w:color="622423" w:themeColor="accent2" w:themeShade="7F"/>
      </w:pBdr>
      <w:rPr>
        <w:rFonts w:ascii="Minion Pro" w:eastAsiaTheme="majorEastAsia" w:hAnsi="Minion Pro" w:cstheme="majorBidi"/>
        <w:sz w:val="16"/>
        <w:szCs w:val="16"/>
      </w:rPr>
    </w:pPr>
    <w:r w:rsidRPr="00063003">
      <w:rPr>
        <w:rFonts w:ascii="Minion Pro" w:eastAsiaTheme="majorEastAsia" w:hAnsi="Minion Pro" w:cstheme="majorBidi"/>
        <w:sz w:val="16"/>
        <w:szCs w:val="16"/>
      </w:rPr>
      <w:ptab w:relativeTo="margin" w:alignment="right" w:leader="none"/>
    </w:r>
    <w:r w:rsidRPr="00063003">
      <w:rPr>
        <w:rFonts w:ascii="Minion Pro" w:eastAsiaTheme="majorEastAsia" w:hAnsi="Minion Pro" w:cstheme="majorBidi"/>
        <w:sz w:val="16"/>
        <w:szCs w:val="16"/>
      </w:rPr>
      <w:t xml:space="preserve">Página </w:t>
    </w:r>
    <w:r w:rsidRPr="00063003">
      <w:rPr>
        <w:rFonts w:ascii="Minion Pro" w:eastAsiaTheme="minorEastAsia" w:hAnsi="Minion Pro" w:cstheme="minorBidi"/>
        <w:sz w:val="16"/>
        <w:szCs w:val="16"/>
      </w:rPr>
      <w:fldChar w:fldCharType="begin"/>
    </w:r>
    <w:r w:rsidRPr="00063003">
      <w:rPr>
        <w:rFonts w:ascii="Minion Pro" w:hAnsi="Minion Pro"/>
        <w:sz w:val="16"/>
        <w:szCs w:val="16"/>
      </w:rPr>
      <w:instrText>PAGE   \* MERGEFORMAT</w:instrText>
    </w:r>
    <w:r w:rsidRPr="00063003">
      <w:rPr>
        <w:rFonts w:ascii="Minion Pro" w:eastAsiaTheme="minorEastAsia" w:hAnsi="Minion Pro" w:cstheme="minorBidi"/>
        <w:sz w:val="16"/>
        <w:szCs w:val="16"/>
      </w:rPr>
      <w:fldChar w:fldCharType="separate"/>
    </w:r>
    <w:r w:rsidR="00224F8D" w:rsidRPr="00224F8D">
      <w:rPr>
        <w:rFonts w:ascii="Minion Pro" w:eastAsiaTheme="majorEastAsia" w:hAnsi="Minion Pro" w:cstheme="majorBidi"/>
        <w:noProof/>
        <w:sz w:val="16"/>
        <w:szCs w:val="16"/>
      </w:rPr>
      <w:t>6</w:t>
    </w:r>
    <w:r w:rsidRPr="00063003">
      <w:rPr>
        <w:rFonts w:ascii="Minion Pro" w:eastAsiaTheme="majorEastAsia" w:hAnsi="Minion Pro" w:cstheme="majorBidi"/>
        <w:sz w:val="16"/>
        <w:szCs w:val="16"/>
      </w:rPr>
      <w:fldChar w:fldCharType="end"/>
    </w:r>
  </w:p>
  <w:p w14:paraId="13382503" w14:textId="4732C7D6" w:rsidR="00263038" w:rsidRPr="007824C7" w:rsidRDefault="00A15B31" w:rsidP="00263038">
    <w:pPr>
      <w:pStyle w:val="Piedepgina"/>
      <w:pBdr>
        <w:top w:val="thinThickSmallGap" w:sz="24" w:space="1" w:color="622423" w:themeColor="accent2" w:themeShade="7F"/>
      </w:pBdr>
      <w:jc w:val="right"/>
      <w:rPr>
        <w:rFonts w:ascii="Minion Pro" w:eastAsiaTheme="majorEastAsia" w:hAnsi="Minion Pro" w:cstheme="majorBidi"/>
        <w:sz w:val="16"/>
        <w:szCs w:val="16"/>
      </w:rPr>
    </w:pPr>
    <w:r>
      <w:rPr>
        <w:rFonts w:ascii="Minion Pro" w:eastAsiaTheme="majorEastAsia" w:hAnsi="Minion Pro" w:cstheme="majorBidi"/>
        <w:sz w:val="16"/>
        <w:szCs w:val="16"/>
      </w:rPr>
      <w:t>Oct</w:t>
    </w:r>
    <w:r w:rsidR="0049045E">
      <w:rPr>
        <w:rFonts w:ascii="Minion Pro" w:eastAsiaTheme="majorEastAsia" w:hAnsi="Minion Pro" w:cstheme="majorBidi"/>
        <w:sz w:val="16"/>
        <w:szCs w:val="16"/>
      </w:rPr>
      <w:t>_2</w:t>
    </w:r>
    <w:r w:rsidR="001275E0">
      <w:rPr>
        <w:rFonts w:ascii="Minion Pro" w:eastAsiaTheme="majorEastAsia" w:hAnsi="Minion Pro" w:cstheme="majorBidi"/>
        <w:sz w:val="16"/>
        <w:szCs w:val="16"/>
      </w:rPr>
      <w:t>4</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2148D6" w14:textId="40FCD6F5" w:rsidR="006254CD" w:rsidRDefault="006254CD" w:rsidP="00947AE9">
    <w:pPr>
      <w:pStyle w:val="Piedepgina"/>
      <w:pBdr>
        <w:top w:val="thinThickSmallGap" w:sz="24" w:space="1" w:color="622423" w:themeColor="accent2" w:themeShade="7F"/>
      </w:pBdr>
      <w:shd w:val="clear" w:color="auto" w:fill="808080" w:themeFill="background1" w:themeFillShade="80"/>
      <w:rPr>
        <w:rFonts w:asciiTheme="majorHAnsi" w:eastAsiaTheme="majorEastAsia" w:hAnsiTheme="majorHAnsi" w:cstheme="majorBidi"/>
      </w:rPr>
    </w:pPr>
    <w:r>
      <w:rPr>
        <w:rFonts w:ascii="Arial" w:eastAsiaTheme="majorEastAsia" w:hAnsi="Arial" w:cs="Arial"/>
        <w:sz w:val="18"/>
      </w:rPr>
      <w:t>GRADO</w:t>
    </w:r>
    <w:r w:rsidR="00F94B53">
      <w:rPr>
        <w:rFonts w:ascii="Arial" w:eastAsiaTheme="majorEastAsia" w:hAnsi="Arial" w:cs="Arial"/>
        <w:sz w:val="18"/>
      </w:rPr>
      <w:t xml:space="preserve"> De TELECOMUNICACIÓN: </w:t>
    </w:r>
    <w:r>
      <w:rPr>
        <w:rFonts w:ascii="Arial" w:eastAsiaTheme="majorEastAsia" w:hAnsi="Arial" w:cs="Arial"/>
        <w:sz w:val="18"/>
      </w:rPr>
      <w:t>e</w:t>
    </w:r>
    <w:r w:rsidR="00947AE9" w:rsidRPr="00947AE9">
      <w:rPr>
        <w:rFonts w:ascii="Arial" w:eastAsiaTheme="majorEastAsia" w:hAnsi="Arial" w:cs="Arial"/>
        <w:sz w:val="18"/>
      </w:rPr>
      <w:t xml:space="preserve">l alumno ha superado 204 </w:t>
    </w:r>
    <w:r>
      <w:rPr>
        <w:rFonts w:ascii="Arial" w:eastAsiaTheme="majorEastAsia" w:hAnsi="Arial" w:cs="Arial"/>
        <w:sz w:val="18"/>
      </w:rPr>
      <w:t>cred</w:t>
    </w:r>
    <w:r w:rsidR="00947AE9" w:rsidRPr="00947AE9">
      <w:rPr>
        <w:rFonts w:ascii="Arial" w:eastAsiaTheme="majorEastAsia" w:hAnsi="Arial" w:cs="Arial"/>
        <w:sz w:val="18"/>
      </w:rPr>
      <w:t>.</w:t>
    </w:r>
    <w:r w:rsidR="00947AE9">
      <w:rPr>
        <w:rFonts w:asciiTheme="majorHAnsi" w:eastAsiaTheme="majorEastAsia" w:hAnsiTheme="majorHAnsi" w:cstheme="majorBidi"/>
      </w:rPr>
      <w:t>:</w:t>
    </w:r>
    <w:r w:rsidR="009A6E5D">
      <w:rPr>
        <w:rFonts w:asciiTheme="majorHAnsi" w:eastAsiaTheme="majorEastAsia" w:hAnsiTheme="majorHAnsi" w:cstheme="majorBidi"/>
      </w:rPr>
      <w:t xml:space="preserve"> SI</w:t>
    </w:r>
    <w:r w:rsidR="00947AE9">
      <w:rPr>
        <w:rFonts w:asciiTheme="majorHAnsi" w:eastAsiaTheme="majorEastAsia" w:hAnsiTheme="majorHAnsi" w:cstheme="majorBidi"/>
      </w:rPr>
      <w:t xml:space="preserve"> </w:t>
    </w:r>
  </w:p>
  <w:p w14:paraId="2FF423EB" w14:textId="77777777" w:rsidR="006254CD" w:rsidRDefault="006254CD" w:rsidP="00947AE9">
    <w:pPr>
      <w:pStyle w:val="Piedepgina"/>
      <w:pBdr>
        <w:top w:val="thinThickSmallGap" w:sz="24" w:space="1" w:color="622423" w:themeColor="accent2" w:themeShade="7F"/>
      </w:pBdr>
      <w:shd w:val="clear" w:color="auto" w:fill="808080" w:themeFill="background1" w:themeFillShade="80"/>
      <w:rPr>
        <w:rFonts w:asciiTheme="majorHAnsi" w:eastAsiaTheme="majorEastAsia" w:hAnsiTheme="majorHAnsi" w:cstheme="majorBidi"/>
      </w:rPr>
    </w:pPr>
    <w:r>
      <w:rPr>
        <w:rFonts w:ascii="Arial" w:eastAsiaTheme="majorEastAsia" w:hAnsi="Arial" w:cs="Arial"/>
        <w:sz w:val="18"/>
      </w:rPr>
      <w:t>DOBLE GRADO: e</w:t>
    </w:r>
    <w:r w:rsidRPr="00947AE9">
      <w:rPr>
        <w:rFonts w:ascii="Arial" w:eastAsiaTheme="majorEastAsia" w:hAnsi="Arial" w:cs="Arial"/>
        <w:sz w:val="18"/>
      </w:rPr>
      <w:t>l alumno ha superado 2</w:t>
    </w:r>
    <w:r>
      <w:rPr>
        <w:rFonts w:ascii="Arial" w:eastAsiaTheme="majorEastAsia" w:hAnsi="Arial" w:cs="Arial"/>
        <w:sz w:val="18"/>
      </w:rPr>
      <w:t>58</w:t>
    </w:r>
    <w:r w:rsidRPr="00947AE9">
      <w:rPr>
        <w:rFonts w:ascii="Arial" w:eastAsiaTheme="majorEastAsia" w:hAnsi="Arial" w:cs="Arial"/>
        <w:sz w:val="18"/>
      </w:rPr>
      <w:t xml:space="preserve"> cred.</w:t>
    </w:r>
    <w:r>
      <w:rPr>
        <w:rFonts w:asciiTheme="majorHAnsi" w:eastAsiaTheme="majorEastAsia" w:hAnsiTheme="majorHAnsi" w:cstheme="majorBidi"/>
      </w:rPr>
      <w:t>:</w:t>
    </w:r>
  </w:p>
  <w:p w14:paraId="4412B0AF" w14:textId="1812DBFC" w:rsidR="00947AE9" w:rsidRPr="00720750" w:rsidRDefault="001275E0" w:rsidP="00720750">
    <w:pPr>
      <w:pStyle w:val="Piedepgina"/>
      <w:ind w:right="-755"/>
      <w:jc w:val="right"/>
      <w:rPr>
        <w:sz w:val="16"/>
      </w:rPr>
    </w:pPr>
    <w:r>
      <w:rPr>
        <w:sz w:val="16"/>
      </w:rPr>
      <w:t>Oct</w:t>
    </w:r>
    <w:r w:rsidR="00B67125">
      <w:rPr>
        <w:sz w:val="16"/>
      </w:rPr>
      <w:t>_2</w:t>
    </w:r>
    <w:r w:rsidR="008E546D">
      <w:rPr>
        <w:sz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85C283" w14:textId="77777777" w:rsidR="00B413B1" w:rsidRDefault="00B413B1" w:rsidP="005475D2">
      <w:r>
        <w:separator/>
      </w:r>
    </w:p>
  </w:footnote>
  <w:footnote w:type="continuationSeparator" w:id="0">
    <w:p w14:paraId="281B804C" w14:textId="77777777" w:rsidR="00B413B1" w:rsidRDefault="00B413B1" w:rsidP="00547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6F2D4D" w14:textId="77777777" w:rsidR="00744DA4" w:rsidRDefault="00744DA4" w:rsidP="00744DA4">
    <w:pPr>
      <w:jc w:val="right"/>
      <w:rPr>
        <w:rFonts w:ascii="Arial Narrow" w:hAnsi="Arial Narrow" w:cs="Arial"/>
        <w:color w:val="4F81BD" w:themeColor="accent1"/>
        <w:sz w:val="20"/>
        <w:szCs w:val="20"/>
      </w:rPr>
    </w:pPr>
    <w:r>
      <w:rPr>
        <w:noProof/>
      </w:rPr>
      <w:drawing>
        <wp:anchor distT="0" distB="0" distL="114300" distR="114300" simplePos="0" relativeHeight="251659264" behindDoc="0" locked="0" layoutInCell="1" allowOverlap="1" wp14:anchorId="57DCF4FC" wp14:editId="52AF52EB">
          <wp:simplePos x="0" y="0"/>
          <wp:positionH relativeFrom="column">
            <wp:posOffset>5715</wp:posOffset>
          </wp:positionH>
          <wp:positionV relativeFrom="paragraph">
            <wp:posOffset>-150495</wp:posOffset>
          </wp:positionV>
          <wp:extent cx="2879725" cy="89979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Amad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79725" cy="899795"/>
                  </a:xfrm>
                  <a:prstGeom prst="rect">
                    <a:avLst/>
                  </a:prstGeom>
                </pic:spPr>
              </pic:pic>
            </a:graphicData>
          </a:graphic>
          <wp14:sizeRelH relativeFrom="page">
            <wp14:pctWidth>0</wp14:pctWidth>
          </wp14:sizeRelH>
          <wp14:sizeRelV relativeFrom="page">
            <wp14:pctHeight>0</wp14:pctHeight>
          </wp14:sizeRelV>
        </wp:anchor>
      </w:drawing>
    </w:r>
  </w:p>
  <w:p w14:paraId="4F2993C0" w14:textId="77777777" w:rsidR="00744DA4" w:rsidRDefault="00744DA4" w:rsidP="00744DA4">
    <w:pPr>
      <w:jc w:val="right"/>
      <w:rPr>
        <w:rFonts w:ascii="Arial Narrow" w:hAnsi="Arial Narrow" w:cs="Arial"/>
        <w:color w:val="3A74C4"/>
        <w:sz w:val="20"/>
        <w:szCs w:val="20"/>
      </w:rPr>
    </w:pPr>
    <w:r w:rsidRPr="00AC2C88">
      <w:rPr>
        <w:rFonts w:ascii="Arial Narrow" w:hAnsi="Arial Narrow" w:cs="Arial"/>
        <w:color w:val="3A74C4"/>
        <w:sz w:val="20"/>
        <w:szCs w:val="20"/>
      </w:rPr>
      <w:br/>
      <w:t>c/ Nikola Tesla, s/n</w:t>
    </w:r>
    <w:r w:rsidRPr="00AC2C88">
      <w:rPr>
        <w:rFonts w:ascii="Arial Narrow" w:hAnsi="Arial Narrow" w:cs="Arial"/>
        <w:color w:val="3A74C4"/>
        <w:sz w:val="20"/>
        <w:szCs w:val="20"/>
      </w:rPr>
      <w:br/>
      <w:t>28031 Madrid</w:t>
    </w:r>
  </w:p>
  <w:p w14:paraId="0916101C" w14:textId="77777777" w:rsidR="00744DA4" w:rsidRPr="00AC2C88" w:rsidRDefault="00744DA4" w:rsidP="00744DA4">
    <w:pPr>
      <w:jc w:val="right"/>
      <w:rPr>
        <w:rFonts w:ascii="Arial Narrow" w:hAnsi="Arial Narrow" w:cs="Arial"/>
        <w:color w:val="3A74C4"/>
        <w:sz w:val="20"/>
        <w:szCs w:val="20"/>
      </w:rPr>
    </w:pPr>
    <w:r>
      <w:rPr>
        <w:rFonts w:ascii="Arial Narrow" w:hAnsi="Arial Narrow" w:cs="Arial"/>
        <w:color w:val="3A74C4"/>
        <w:sz w:val="20"/>
        <w:szCs w:val="20"/>
      </w:rPr>
      <w:t>https://</w:t>
    </w:r>
    <w:r w:rsidRPr="00AC2C88">
      <w:rPr>
        <w:rFonts w:ascii="Arial Narrow" w:hAnsi="Arial Narrow" w:cs="Arial"/>
        <w:color w:val="3A74C4"/>
        <w:sz w:val="20"/>
        <w:szCs w:val="20"/>
      </w:rPr>
      <w:t>etsist.upm.es</w:t>
    </w:r>
  </w:p>
  <w:p w14:paraId="2E74B01B" w14:textId="77777777" w:rsidR="00744DA4" w:rsidRDefault="00744DA4" w:rsidP="00744DA4">
    <w:pPr>
      <w:pStyle w:val="Encabezado"/>
    </w:pPr>
  </w:p>
  <w:p w14:paraId="4D94BC8C" w14:textId="77777777" w:rsidR="00744DA4" w:rsidRDefault="00744D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71788"/>
    <w:multiLevelType w:val="multilevel"/>
    <w:tmpl w:val="E438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71A08"/>
    <w:multiLevelType w:val="hybridMultilevel"/>
    <w:tmpl w:val="3AC0265E"/>
    <w:lvl w:ilvl="0" w:tplc="E364F33E">
      <w:start w:val="14"/>
      <w:numFmt w:val="bullet"/>
      <w:lvlText w:val=""/>
      <w:lvlJc w:val="left"/>
      <w:pPr>
        <w:tabs>
          <w:tab w:val="num" w:pos="720"/>
        </w:tabs>
        <w:ind w:left="720" w:hanging="360"/>
      </w:pPr>
      <w:rPr>
        <w:rFonts w:ascii="Symbol" w:eastAsia="Times New Roman" w:hAnsi="Symbo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8303F7"/>
    <w:multiLevelType w:val="hybridMultilevel"/>
    <w:tmpl w:val="B952163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47E1450F"/>
    <w:multiLevelType w:val="hybridMultilevel"/>
    <w:tmpl w:val="1A3250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9575049"/>
    <w:multiLevelType w:val="hybridMultilevel"/>
    <w:tmpl w:val="7B5ABE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B8557B1"/>
    <w:multiLevelType w:val="hybridMultilevel"/>
    <w:tmpl w:val="84F64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5CD65141"/>
    <w:multiLevelType w:val="hybridMultilevel"/>
    <w:tmpl w:val="9BD4A3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C456B3E"/>
    <w:multiLevelType w:val="hybridMultilevel"/>
    <w:tmpl w:val="163AFE1C"/>
    <w:lvl w:ilvl="0" w:tplc="0C0A000F">
      <w:start w:val="1"/>
      <w:numFmt w:val="decimal"/>
      <w:lvlText w:val="%1."/>
      <w:lvlJc w:val="left"/>
      <w:pPr>
        <w:ind w:left="360" w:hanging="360"/>
      </w:pPr>
      <w:rPr>
        <w:rFont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71651102"/>
    <w:multiLevelType w:val="multilevel"/>
    <w:tmpl w:val="68DE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6E0270"/>
    <w:multiLevelType w:val="hybridMultilevel"/>
    <w:tmpl w:val="7C6464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7"/>
  </w:num>
  <w:num w:numId="5">
    <w:abstractNumId w:val="2"/>
  </w:num>
  <w:num w:numId="6">
    <w:abstractNumId w:val="6"/>
  </w:num>
  <w:num w:numId="7">
    <w:abstractNumId w:val="9"/>
  </w:num>
  <w:num w:numId="8">
    <w:abstractNumId w:val="5"/>
  </w:num>
  <w:num w:numId="9">
    <w:abstractNumId w:val="8"/>
  </w:num>
  <w:num w:numId="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ornero Tornero, Jorge">
    <w15:presenceInfo w15:providerId="AD" w15:userId="S-1-5-21-1506503333-1133455874-5522801-858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6CF"/>
    <w:rsid w:val="00000612"/>
    <w:rsid w:val="000029BF"/>
    <w:rsid w:val="00013A05"/>
    <w:rsid w:val="00020D68"/>
    <w:rsid w:val="000235D7"/>
    <w:rsid w:val="00027CF4"/>
    <w:rsid w:val="00034924"/>
    <w:rsid w:val="00035001"/>
    <w:rsid w:val="00035535"/>
    <w:rsid w:val="0003713C"/>
    <w:rsid w:val="00037744"/>
    <w:rsid w:val="00052B42"/>
    <w:rsid w:val="00063003"/>
    <w:rsid w:val="00080139"/>
    <w:rsid w:val="00083D57"/>
    <w:rsid w:val="0008670F"/>
    <w:rsid w:val="0009397A"/>
    <w:rsid w:val="000947FB"/>
    <w:rsid w:val="000B2934"/>
    <w:rsid w:val="000B4A82"/>
    <w:rsid w:val="000C4911"/>
    <w:rsid w:val="000D7B35"/>
    <w:rsid w:val="000E3459"/>
    <w:rsid w:val="000F46F7"/>
    <w:rsid w:val="0012112D"/>
    <w:rsid w:val="001275E0"/>
    <w:rsid w:val="001346B5"/>
    <w:rsid w:val="00147595"/>
    <w:rsid w:val="00154AEB"/>
    <w:rsid w:val="00167A79"/>
    <w:rsid w:val="001724B6"/>
    <w:rsid w:val="00195DB1"/>
    <w:rsid w:val="001A7243"/>
    <w:rsid w:val="001B348A"/>
    <w:rsid w:val="001D1D60"/>
    <w:rsid w:val="00224F8D"/>
    <w:rsid w:val="0023258E"/>
    <w:rsid w:val="0023269C"/>
    <w:rsid w:val="002328FF"/>
    <w:rsid w:val="00240B53"/>
    <w:rsid w:val="00242B41"/>
    <w:rsid w:val="00263038"/>
    <w:rsid w:val="00270937"/>
    <w:rsid w:val="002B2B82"/>
    <w:rsid w:val="002C4C3E"/>
    <w:rsid w:val="002D3F5E"/>
    <w:rsid w:val="002D46B3"/>
    <w:rsid w:val="002D60D0"/>
    <w:rsid w:val="002E2F33"/>
    <w:rsid w:val="002F22BB"/>
    <w:rsid w:val="002F4F87"/>
    <w:rsid w:val="003112EA"/>
    <w:rsid w:val="003125B3"/>
    <w:rsid w:val="00327770"/>
    <w:rsid w:val="00333D3E"/>
    <w:rsid w:val="003446CF"/>
    <w:rsid w:val="003455BF"/>
    <w:rsid w:val="00362F59"/>
    <w:rsid w:val="00372265"/>
    <w:rsid w:val="003735D1"/>
    <w:rsid w:val="003960F4"/>
    <w:rsid w:val="003A7841"/>
    <w:rsid w:val="003C569B"/>
    <w:rsid w:val="003D3712"/>
    <w:rsid w:val="003E4D34"/>
    <w:rsid w:val="0041024C"/>
    <w:rsid w:val="00410B6C"/>
    <w:rsid w:val="00416ACA"/>
    <w:rsid w:val="0042751A"/>
    <w:rsid w:val="0044783C"/>
    <w:rsid w:val="0047614D"/>
    <w:rsid w:val="004768E9"/>
    <w:rsid w:val="00476B00"/>
    <w:rsid w:val="0049045E"/>
    <w:rsid w:val="004B6FCF"/>
    <w:rsid w:val="004C6754"/>
    <w:rsid w:val="004C7F10"/>
    <w:rsid w:val="004D09D4"/>
    <w:rsid w:val="004D5E1B"/>
    <w:rsid w:val="004F0B89"/>
    <w:rsid w:val="004F2D1B"/>
    <w:rsid w:val="004F572C"/>
    <w:rsid w:val="00500BC6"/>
    <w:rsid w:val="005104AB"/>
    <w:rsid w:val="0051077A"/>
    <w:rsid w:val="0051587B"/>
    <w:rsid w:val="00531B93"/>
    <w:rsid w:val="0053283B"/>
    <w:rsid w:val="00535DF9"/>
    <w:rsid w:val="005475D2"/>
    <w:rsid w:val="005524E5"/>
    <w:rsid w:val="00553FDC"/>
    <w:rsid w:val="00556E45"/>
    <w:rsid w:val="00563E7F"/>
    <w:rsid w:val="0058023B"/>
    <w:rsid w:val="005B14C8"/>
    <w:rsid w:val="005B14DE"/>
    <w:rsid w:val="005B6021"/>
    <w:rsid w:val="005C605F"/>
    <w:rsid w:val="005D4D94"/>
    <w:rsid w:val="005F3BFC"/>
    <w:rsid w:val="005F7197"/>
    <w:rsid w:val="0060041C"/>
    <w:rsid w:val="006016ED"/>
    <w:rsid w:val="00605551"/>
    <w:rsid w:val="006254CD"/>
    <w:rsid w:val="006529F4"/>
    <w:rsid w:val="00652E29"/>
    <w:rsid w:val="006538CB"/>
    <w:rsid w:val="006629B5"/>
    <w:rsid w:val="00674557"/>
    <w:rsid w:val="00675AE9"/>
    <w:rsid w:val="0068467E"/>
    <w:rsid w:val="00693992"/>
    <w:rsid w:val="00695EC1"/>
    <w:rsid w:val="00697450"/>
    <w:rsid w:val="006A063B"/>
    <w:rsid w:val="006A1F92"/>
    <w:rsid w:val="006D4775"/>
    <w:rsid w:val="006E0D79"/>
    <w:rsid w:val="006E1C94"/>
    <w:rsid w:val="006F2ACC"/>
    <w:rsid w:val="00716281"/>
    <w:rsid w:val="00720750"/>
    <w:rsid w:val="0073106E"/>
    <w:rsid w:val="0074238E"/>
    <w:rsid w:val="00744DA4"/>
    <w:rsid w:val="007715F3"/>
    <w:rsid w:val="007824C7"/>
    <w:rsid w:val="00784FBD"/>
    <w:rsid w:val="007852B6"/>
    <w:rsid w:val="007944B8"/>
    <w:rsid w:val="007B13D0"/>
    <w:rsid w:val="007B5548"/>
    <w:rsid w:val="007D7370"/>
    <w:rsid w:val="007F1585"/>
    <w:rsid w:val="007F4149"/>
    <w:rsid w:val="00801845"/>
    <w:rsid w:val="008043AE"/>
    <w:rsid w:val="00810BA8"/>
    <w:rsid w:val="00815C99"/>
    <w:rsid w:val="00825D3D"/>
    <w:rsid w:val="00832572"/>
    <w:rsid w:val="00840AFE"/>
    <w:rsid w:val="008427A0"/>
    <w:rsid w:val="008432DC"/>
    <w:rsid w:val="008463A2"/>
    <w:rsid w:val="00870620"/>
    <w:rsid w:val="0087113F"/>
    <w:rsid w:val="00882EF0"/>
    <w:rsid w:val="008837D9"/>
    <w:rsid w:val="00890FBD"/>
    <w:rsid w:val="008A2BA2"/>
    <w:rsid w:val="008A7246"/>
    <w:rsid w:val="008B0152"/>
    <w:rsid w:val="008C7591"/>
    <w:rsid w:val="008E546D"/>
    <w:rsid w:val="008F527E"/>
    <w:rsid w:val="008F65FD"/>
    <w:rsid w:val="00934588"/>
    <w:rsid w:val="00945029"/>
    <w:rsid w:val="00945C07"/>
    <w:rsid w:val="00946BB2"/>
    <w:rsid w:val="00947946"/>
    <w:rsid w:val="00947AE9"/>
    <w:rsid w:val="00957636"/>
    <w:rsid w:val="009578F4"/>
    <w:rsid w:val="00970427"/>
    <w:rsid w:val="009713E0"/>
    <w:rsid w:val="0099481B"/>
    <w:rsid w:val="009A0C62"/>
    <w:rsid w:val="009A6E5D"/>
    <w:rsid w:val="009B1446"/>
    <w:rsid w:val="009B1ED5"/>
    <w:rsid w:val="009C14EF"/>
    <w:rsid w:val="009C1EEE"/>
    <w:rsid w:val="009C69BC"/>
    <w:rsid w:val="009C75D8"/>
    <w:rsid w:val="009D1FA3"/>
    <w:rsid w:val="009D54C8"/>
    <w:rsid w:val="009D7F9C"/>
    <w:rsid w:val="009E0744"/>
    <w:rsid w:val="009E6423"/>
    <w:rsid w:val="009F29B1"/>
    <w:rsid w:val="009F4060"/>
    <w:rsid w:val="00A0414D"/>
    <w:rsid w:val="00A15B31"/>
    <w:rsid w:val="00A204BB"/>
    <w:rsid w:val="00A2426B"/>
    <w:rsid w:val="00A26584"/>
    <w:rsid w:val="00A30317"/>
    <w:rsid w:val="00A366F5"/>
    <w:rsid w:val="00A42B13"/>
    <w:rsid w:val="00A44962"/>
    <w:rsid w:val="00A647D1"/>
    <w:rsid w:val="00A64998"/>
    <w:rsid w:val="00A66A1D"/>
    <w:rsid w:val="00A7144A"/>
    <w:rsid w:val="00A714A8"/>
    <w:rsid w:val="00A744A6"/>
    <w:rsid w:val="00A85513"/>
    <w:rsid w:val="00A86BA7"/>
    <w:rsid w:val="00A9450A"/>
    <w:rsid w:val="00AA76CB"/>
    <w:rsid w:val="00AD3E45"/>
    <w:rsid w:val="00AD5717"/>
    <w:rsid w:val="00AE53BC"/>
    <w:rsid w:val="00AE7A32"/>
    <w:rsid w:val="00B11CDD"/>
    <w:rsid w:val="00B149E4"/>
    <w:rsid w:val="00B17F5E"/>
    <w:rsid w:val="00B246D7"/>
    <w:rsid w:val="00B30AF5"/>
    <w:rsid w:val="00B413B1"/>
    <w:rsid w:val="00B42F8D"/>
    <w:rsid w:val="00B44689"/>
    <w:rsid w:val="00B60B15"/>
    <w:rsid w:val="00B62EAB"/>
    <w:rsid w:val="00B67125"/>
    <w:rsid w:val="00B6747F"/>
    <w:rsid w:val="00B74AD0"/>
    <w:rsid w:val="00B75B60"/>
    <w:rsid w:val="00B773B4"/>
    <w:rsid w:val="00B85B5A"/>
    <w:rsid w:val="00BB3825"/>
    <w:rsid w:val="00BC20F2"/>
    <w:rsid w:val="00BC5649"/>
    <w:rsid w:val="00BD10C1"/>
    <w:rsid w:val="00BD4E97"/>
    <w:rsid w:val="00BE0090"/>
    <w:rsid w:val="00BF7269"/>
    <w:rsid w:val="00C219B0"/>
    <w:rsid w:val="00C228D2"/>
    <w:rsid w:val="00C22D14"/>
    <w:rsid w:val="00C27260"/>
    <w:rsid w:val="00C324D4"/>
    <w:rsid w:val="00C34C95"/>
    <w:rsid w:val="00C41515"/>
    <w:rsid w:val="00C41BBB"/>
    <w:rsid w:val="00C462B3"/>
    <w:rsid w:val="00C95D26"/>
    <w:rsid w:val="00C96F9D"/>
    <w:rsid w:val="00CF3E85"/>
    <w:rsid w:val="00D063D9"/>
    <w:rsid w:val="00D33C9D"/>
    <w:rsid w:val="00D35B3F"/>
    <w:rsid w:val="00D46B20"/>
    <w:rsid w:val="00D57147"/>
    <w:rsid w:val="00D66925"/>
    <w:rsid w:val="00D73A5A"/>
    <w:rsid w:val="00D76B4D"/>
    <w:rsid w:val="00D83D85"/>
    <w:rsid w:val="00D90D32"/>
    <w:rsid w:val="00D928C8"/>
    <w:rsid w:val="00DA751C"/>
    <w:rsid w:val="00DB1064"/>
    <w:rsid w:val="00E07AAA"/>
    <w:rsid w:val="00E30DA5"/>
    <w:rsid w:val="00E31452"/>
    <w:rsid w:val="00E33A6A"/>
    <w:rsid w:val="00E4415C"/>
    <w:rsid w:val="00E7417D"/>
    <w:rsid w:val="00E84623"/>
    <w:rsid w:val="00E937B4"/>
    <w:rsid w:val="00EA2C9F"/>
    <w:rsid w:val="00EC35CB"/>
    <w:rsid w:val="00EC564D"/>
    <w:rsid w:val="00EE395C"/>
    <w:rsid w:val="00EE46A7"/>
    <w:rsid w:val="00EE477F"/>
    <w:rsid w:val="00EF31E8"/>
    <w:rsid w:val="00F017EC"/>
    <w:rsid w:val="00F14B8F"/>
    <w:rsid w:val="00F30EBD"/>
    <w:rsid w:val="00F35AF1"/>
    <w:rsid w:val="00F51CFB"/>
    <w:rsid w:val="00F6154A"/>
    <w:rsid w:val="00F66847"/>
    <w:rsid w:val="00F73822"/>
    <w:rsid w:val="00F81E92"/>
    <w:rsid w:val="00F8373D"/>
    <w:rsid w:val="00F85B08"/>
    <w:rsid w:val="00F86281"/>
    <w:rsid w:val="00F92689"/>
    <w:rsid w:val="00F94B53"/>
    <w:rsid w:val="00FA6694"/>
    <w:rsid w:val="00FA7B5F"/>
    <w:rsid w:val="00FB5C22"/>
    <w:rsid w:val="00FB76DE"/>
    <w:rsid w:val="00FD416F"/>
    <w:rsid w:val="00FE3781"/>
    <w:rsid w:val="00FE489F"/>
    <w:rsid w:val="00FF2D6B"/>
    <w:rsid w:val="79778F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EEC505"/>
  <w15:docId w15:val="{BC5FB389-5AAF-47B4-8A90-4999EBFEC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37D9"/>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semiHidden/>
    <w:rsid w:val="003455BF"/>
    <w:rPr>
      <w:rFonts w:ascii="Tahoma" w:hAnsi="Tahoma" w:cs="Tahoma"/>
      <w:sz w:val="16"/>
      <w:szCs w:val="16"/>
    </w:rPr>
  </w:style>
  <w:style w:type="table" w:styleId="Tablaconcuadrcula">
    <w:name w:val="Table Grid"/>
    <w:basedOn w:val="Tablanormal"/>
    <w:uiPriority w:val="59"/>
    <w:rsid w:val="004D0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5475D2"/>
    <w:pPr>
      <w:tabs>
        <w:tab w:val="center" w:pos="4252"/>
        <w:tab w:val="right" w:pos="8504"/>
      </w:tabs>
    </w:pPr>
  </w:style>
  <w:style w:type="character" w:customStyle="1" w:styleId="EncabezadoCar">
    <w:name w:val="Encabezado Car"/>
    <w:basedOn w:val="Fuentedeprrafopredeter"/>
    <w:link w:val="Encabezado"/>
    <w:uiPriority w:val="99"/>
    <w:rsid w:val="005475D2"/>
    <w:rPr>
      <w:sz w:val="24"/>
      <w:szCs w:val="24"/>
    </w:rPr>
  </w:style>
  <w:style w:type="paragraph" w:styleId="Piedepgina">
    <w:name w:val="footer"/>
    <w:basedOn w:val="Normal"/>
    <w:link w:val="PiedepginaCar"/>
    <w:uiPriority w:val="99"/>
    <w:rsid w:val="005475D2"/>
    <w:pPr>
      <w:tabs>
        <w:tab w:val="center" w:pos="4252"/>
        <w:tab w:val="right" w:pos="8504"/>
      </w:tabs>
    </w:pPr>
  </w:style>
  <w:style w:type="character" w:customStyle="1" w:styleId="PiedepginaCar">
    <w:name w:val="Pie de página Car"/>
    <w:basedOn w:val="Fuentedeprrafopredeter"/>
    <w:link w:val="Piedepgina"/>
    <w:uiPriority w:val="99"/>
    <w:rsid w:val="005475D2"/>
    <w:rPr>
      <w:sz w:val="24"/>
      <w:szCs w:val="24"/>
    </w:rPr>
  </w:style>
  <w:style w:type="paragraph" w:styleId="Prrafodelista">
    <w:name w:val="List Paragraph"/>
    <w:basedOn w:val="Normal"/>
    <w:uiPriority w:val="34"/>
    <w:qFormat/>
    <w:rsid w:val="002C4C3E"/>
    <w:pPr>
      <w:ind w:left="720"/>
      <w:contextualSpacing/>
    </w:pPr>
  </w:style>
  <w:style w:type="table" w:styleId="Tabladecuadrcula7concolores">
    <w:name w:val="Grid Table 7 Colorful"/>
    <w:basedOn w:val="Tablanormal"/>
    <w:uiPriority w:val="52"/>
    <w:rsid w:val="00EA2C9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Textoennegrita">
    <w:name w:val="Strong"/>
    <w:basedOn w:val="Fuentedeprrafopredeter"/>
    <w:uiPriority w:val="22"/>
    <w:qFormat/>
    <w:rsid w:val="005B6021"/>
    <w:rPr>
      <w:b/>
      <w:bCs/>
    </w:rPr>
  </w:style>
  <w:style w:type="table" w:styleId="Tabladelista6concolores-nfasis3">
    <w:name w:val="List Table 6 Colorful Accent 3"/>
    <w:basedOn w:val="Tablanormal"/>
    <w:uiPriority w:val="51"/>
    <w:rsid w:val="005B602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1">
    <w:name w:val="List Table 6 Colorful Accent 1"/>
    <w:basedOn w:val="Tablanormal"/>
    <w:uiPriority w:val="51"/>
    <w:rsid w:val="005B602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ipervnculo">
    <w:name w:val="Hyperlink"/>
    <w:basedOn w:val="Fuentedeprrafopredeter"/>
    <w:unhideWhenUsed/>
    <w:rsid w:val="00A366F5"/>
    <w:rPr>
      <w:color w:val="0000FF" w:themeColor="hyperlink"/>
      <w:u w:val="single"/>
    </w:rPr>
  </w:style>
  <w:style w:type="character" w:customStyle="1" w:styleId="UnresolvedMention">
    <w:name w:val="Unresolved Mention"/>
    <w:basedOn w:val="Fuentedeprrafopredeter"/>
    <w:uiPriority w:val="99"/>
    <w:semiHidden/>
    <w:unhideWhenUsed/>
    <w:rsid w:val="00A366F5"/>
    <w:rPr>
      <w:color w:val="605E5C"/>
      <w:shd w:val="clear" w:color="auto" w:fill="E1DFDD"/>
    </w:rPr>
  </w:style>
  <w:style w:type="character" w:styleId="Refdecomentario">
    <w:name w:val="annotation reference"/>
    <w:basedOn w:val="Fuentedeprrafopredeter"/>
    <w:semiHidden/>
    <w:unhideWhenUsed/>
    <w:rsid w:val="006F2ACC"/>
    <w:rPr>
      <w:sz w:val="16"/>
      <w:szCs w:val="16"/>
    </w:rPr>
  </w:style>
  <w:style w:type="paragraph" w:styleId="Textocomentario">
    <w:name w:val="annotation text"/>
    <w:basedOn w:val="Normal"/>
    <w:link w:val="TextocomentarioCar"/>
    <w:semiHidden/>
    <w:unhideWhenUsed/>
    <w:rsid w:val="006F2ACC"/>
    <w:rPr>
      <w:sz w:val="20"/>
      <w:szCs w:val="20"/>
    </w:rPr>
  </w:style>
  <w:style w:type="character" w:customStyle="1" w:styleId="TextocomentarioCar">
    <w:name w:val="Texto comentario Car"/>
    <w:basedOn w:val="Fuentedeprrafopredeter"/>
    <w:link w:val="Textocomentario"/>
    <w:semiHidden/>
    <w:rsid w:val="006F2ACC"/>
  </w:style>
  <w:style w:type="paragraph" w:styleId="Asuntodelcomentario">
    <w:name w:val="annotation subject"/>
    <w:basedOn w:val="Textocomentario"/>
    <w:next w:val="Textocomentario"/>
    <w:link w:val="AsuntodelcomentarioCar"/>
    <w:semiHidden/>
    <w:unhideWhenUsed/>
    <w:rsid w:val="006F2ACC"/>
    <w:rPr>
      <w:b/>
      <w:bCs/>
    </w:rPr>
  </w:style>
  <w:style w:type="character" w:customStyle="1" w:styleId="AsuntodelcomentarioCar">
    <w:name w:val="Asunto del comentario Car"/>
    <w:basedOn w:val="TextocomentarioCar"/>
    <w:link w:val="Asuntodelcomentario"/>
    <w:semiHidden/>
    <w:rsid w:val="006F2A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254016">
      <w:bodyDiv w:val="1"/>
      <w:marLeft w:val="0"/>
      <w:marRight w:val="0"/>
      <w:marTop w:val="0"/>
      <w:marBottom w:val="0"/>
      <w:divBdr>
        <w:top w:val="none" w:sz="0" w:space="0" w:color="auto"/>
        <w:left w:val="none" w:sz="0" w:space="0" w:color="auto"/>
        <w:bottom w:val="none" w:sz="0" w:space="0" w:color="auto"/>
        <w:right w:val="none" w:sz="0" w:space="0" w:color="auto"/>
      </w:divBdr>
    </w:div>
    <w:div w:id="302781958">
      <w:bodyDiv w:val="1"/>
      <w:marLeft w:val="0"/>
      <w:marRight w:val="0"/>
      <w:marTop w:val="0"/>
      <w:marBottom w:val="0"/>
      <w:divBdr>
        <w:top w:val="none" w:sz="0" w:space="0" w:color="auto"/>
        <w:left w:val="none" w:sz="0" w:space="0" w:color="auto"/>
        <w:bottom w:val="none" w:sz="0" w:space="0" w:color="auto"/>
        <w:right w:val="none" w:sz="0" w:space="0" w:color="auto"/>
      </w:divBdr>
    </w:div>
    <w:div w:id="462424369">
      <w:bodyDiv w:val="1"/>
      <w:marLeft w:val="0"/>
      <w:marRight w:val="0"/>
      <w:marTop w:val="0"/>
      <w:marBottom w:val="0"/>
      <w:divBdr>
        <w:top w:val="none" w:sz="0" w:space="0" w:color="auto"/>
        <w:left w:val="none" w:sz="0" w:space="0" w:color="auto"/>
        <w:bottom w:val="none" w:sz="0" w:space="0" w:color="auto"/>
        <w:right w:val="none" w:sz="0" w:space="0" w:color="auto"/>
      </w:divBdr>
    </w:div>
    <w:div w:id="480538576">
      <w:bodyDiv w:val="1"/>
      <w:marLeft w:val="0"/>
      <w:marRight w:val="0"/>
      <w:marTop w:val="0"/>
      <w:marBottom w:val="0"/>
      <w:divBdr>
        <w:top w:val="none" w:sz="0" w:space="0" w:color="auto"/>
        <w:left w:val="none" w:sz="0" w:space="0" w:color="auto"/>
        <w:bottom w:val="none" w:sz="0" w:space="0" w:color="auto"/>
        <w:right w:val="none" w:sz="0" w:space="0" w:color="auto"/>
      </w:divBdr>
    </w:div>
    <w:div w:id="489056162">
      <w:bodyDiv w:val="1"/>
      <w:marLeft w:val="0"/>
      <w:marRight w:val="0"/>
      <w:marTop w:val="0"/>
      <w:marBottom w:val="0"/>
      <w:divBdr>
        <w:top w:val="none" w:sz="0" w:space="0" w:color="auto"/>
        <w:left w:val="none" w:sz="0" w:space="0" w:color="auto"/>
        <w:bottom w:val="none" w:sz="0" w:space="0" w:color="auto"/>
        <w:right w:val="none" w:sz="0" w:space="0" w:color="auto"/>
      </w:divBdr>
    </w:div>
    <w:div w:id="523979741">
      <w:bodyDiv w:val="1"/>
      <w:marLeft w:val="0"/>
      <w:marRight w:val="0"/>
      <w:marTop w:val="0"/>
      <w:marBottom w:val="0"/>
      <w:divBdr>
        <w:top w:val="none" w:sz="0" w:space="0" w:color="auto"/>
        <w:left w:val="none" w:sz="0" w:space="0" w:color="auto"/>
        <w:bottom w:val="none" w:sz="0" w:space="0" w:color="auto"/>
        <w:right w:val="none" w:sz="0" w:space="0" w:color="auto"/>
      </w:divBdr>
    </w:div>
    <w:div w:id="540634926">
      <w:bodyDiv w:val="1"/>
      <w:marLeft w:val="0"/>
      <w:marRight w:val="0"/>
      <w:marTop w:val="0"/>
      <w:marBottom w:val="0"/>
      <w:divBdr>
        <w:top w:val="none" w:sz="0" w:space="0" w:color="auto"/>
        <w:left w:val="none" w:sz="0" w:space="0" w:color="auto"/>
        <w:bottom w:val="none" w:sz="0" w:space="0" w:color="auto"/>
        <w:right w:val="none" w:sz="0" w:space="0" w:color="auto"/>
      </w:divBdr>
    </w:div>
    <w:div w:id="574245855">
      <w:bodyDiv w:val="1"/>
      <w:marLeft w:val="0"/>
      <w:marRight w:val="0"/>
      <w:marTop w:val="0"/>
      <w:marBottom w:val="0"/>
      <w:divBdr>
        <w:top w:val="none" w:sz="0" w:space="0" w:color="auto"/>
        <w:left w:val="none" w:sz="0" w:space="0" w:color="auto"/>
        <w:bottom w:val="none" w:sz="0" w:space="0" w:color="auto"/>
        <w:right w:val="none" w:sz="0" w:space="0" w:color="auto"/>
      </w:divBdr>
    </w:div>
    <w:div w:id="681055356">
      <w:bodyDiv w:val="1"/>
      <w:marLeft w:val="0"/>
      <w:marRight w:val="0"/>
      <w:marTop w:val="0"/>
      <w:marBottom w:val="0"/>
      <w:divBdr>
        <w:top w:val="none" w:sz="0" w:space="0" w:color="auto"/>
        <w:left w:val="none" w:sz="0" w:space="0" w:color="auto"/>
        <w:bottom w:val="none" w:sz="0" w:space="0" w:color="auto"/>
        <w:right w:val="none" w:sz="0" w:space="0" w:color="auto"/>
      </w:divBdr>
    </w:div>
    <w:div w:id="706487487">
      <w:bodyDiv w:val="1"/>
      <w:marLeft w:val="0"/>
      <w:marRight w:val="0"/>
      <w:marTop w:val="0"/>
      <w:marBottom w:val="0"/>
      <w:divBdr>
        <w:top w:val="none" w:sz="0" w:space="0" w:color="auto"/>
        <w:left w:val="none" w:sz="0" w:space="0" w:color="auto"/>
        <w:bottom w:val="none" w:sz="0" w:space="0" w:color="auto"/>
        <w:right w:val="none" w:sz="0" w:space="0" w:color="auto"/>
      </w:divBdr>
    </w:div>
    <w:div w:id="999233990">
      <w:bodyDiv w:val="1"/>
      <w:marLeft w:val="0"/>
      <w:marRight w:val="0"/>
      <w:marTop w:val="0"/>
      <w:marBottom w:val="0"/>
      <w:divBdr>
        <w:top w:val="none" w:sz="0" w:space="0" w:color="auto"/>
        <w:left w:val="none" w:sz="0" w:space="0" w:color="auto"/>
        <w:bottom w:val="none" w:sz="0" w:space="0" w:color="auto"/>
        <w:right w:val="none" w:sz="0" w:space="0" w:color="auto"/>
      </w:divBdr>
    </w:div>
    <w:div w:id="1333220756">
      <w:bodyDiv w:val="1"/>
      <w:marLeft w:val="0"/>
      <w:marRight w:val="0"/>
      <w:marTop w:val="0"/>
      <w:marBottom w:val="0"/>
      <w:divBdr>
        <w:top w:val="none" w:sz="0" w:space="0" w:color="auto"/>
        <w:left w:val="none" w:sz="0" w:space="0" w:color="auto"/>
        <w:bottom w:val="none" w:sz="0" w:space="0" w:color="auto"/>
        <w:right w:val="none" w:sz="0" w:space="0" w:color="auto"/>
      </w:divBdr>
    </w:div>
    <w:div w:id="1529490025">
      <w:bodyDiv w:val="1"/>
      <w:marLeft w:val="0"/>
      <w:marRight w:val="0"/>
      <w:marTop w:val="0"/>
      <w:marBottom w:val="0"/>
      <w:divBdr>
        <w:top w:val="none" w:sz="0" w:space="0" w:color="auto"/>
        <w:left w:val="none" w:sz="0" w:space="0" w:color="auto"/>
        <w:bottom w:val="none" w:sz="0" w:space="0" w:color="auto"/>
        <w:right w:val="none" w:sz="0" w:space="0" w:color="auto"/>
      </w:divBdr>
    </w:div>
    <w:div w:id="1620451584">
      <w:bodyDiv w:val="1"/>
      <w:marLeft w:val="0"/>
      <w:marRight w:val="0"/>
      <w:marTop w:val="0"/>
      <w:marBottom w:val="0"/>
      <w:divBdr>
        <w:top w:val="none" w:sz="0" w:space="0" w:color="auto"/>
        <w:left w:val="none" w:sz="0" w:space="0" w:color="auto"/>
        <w:bottom w:val="none" w:sz="0" w:space="0" w:color="auto"/>
        <w:right w:val="none" w:sz="0" w:space="0" w:color="auto"/>
      </w:divBdr>
    </w:div>
    <w:div w:id="1808160500">
      <w:bodyDiv w:val="1"/>
      <w:marLeft w:val="0"/>
      <w:marRight w:val="0"/>
      <w:marTop w:val="0"/>
      <w:marBottom w:val="0"/>
      <w:divBdr>
        <w:top w:val="none" w:sz="0" w:space="0" w:color="auto"/>
        <w:left w:val="none" w:sz="0" w:space="0" w:color="auto"/>
        <w:bottom w:val="none" w:sz="0" w:space="0" w:color="auto"/>
        <w:right w:val="none" w:sz="0" w:space="0" w:color="auto"/>
      </w:divBdr>
    </w:div>
    <w:div w:id="1928465650">
      <w:bodyDiv w:val="1"/>
      <w:marLeft w:val="0"/>
      <w:marRight w:val="0"/>
      <w:marTop w:val="0"/>
      <w:marBottom w:val="0"/>
      <w:divBdr>
        <w:top w:val="none" w:sz="0" w:space="0" w:color="auto"/>
        <w:left w:val="none" w:sz="0" w:space="0" w:color="auto"/>
        <w:bottom w:val="none" w:sz="0" w:space="0" w:color="auto"/>
        <w:right w:val="none" w:sz="0" w:space="0" w:color="auto"/>
      </w:divBdr>
    </w:div>
    <w:div w:id="1992977693">
      <w:bodyDiv w:val="1"/>
      <w:marLeft w:val="0"/>
      <w:marRight w:val="0"/>
      <w:marTop w:val="0"/>
      <w:marBottom w:val="0"/>
      <w:divBdr>
        <w:top w:val="none" w:sz="0" w:space="0" w:color="auto"/>
        <w:left w:val="none" w:sz="0" w:space="0" w:color="auto"/>
        <w:bottom w:val="none" w:sz="0" w:space="0" w:color="auto"/>
        <w:right w:val="none" w:sz="0" w:space="0" w:color="auto"/>
      </w:divBdr>
    </w:div>
    <w:div w:id="2002151712">
      <w:bodyDiv w:val="1"/>
      <w:marLeft w:val="0"/>
      <w:marRight w:val="0"/>
      <w:marTop w:val="0"/>
      <w:marBottom w:val="0"/>
      <w:divBdr>
        <w:top w:val="none" w:sz="0" w:space="0" w:color="auto"/>
        <w:left w:val="none" w:sz="0" w:space="0" w:color="auto"/>
        <w:bottom w:val="none" w:sz="0" w:space="0" w:color="auto"/>
        <w:right w:val="none" w:sz="0" w:space="0" w:color="auto"/>
      </w:divBdr>
    </w:div>
    <w:div w:id="2024475501">
      <w:bodyDiv w:val="1"/>
      <w:marLeft w:val="0"/>
      <w:marRight w:val="0"/>
      <w:marTop w:val="0"/>
      <w:marBottom w:val="0"/>
      <w:divBdr>
        <w:top w:val="none" w:sz="0" w:space="0" w:color="auto"/>
        <w:left w:val="none" w:sz="0" w:space="0" w:color="auto"/>
        <w:bottom w:val="none" w:sz="0" w:space="0" w:color="auto"/>
        <w:right w:val="none" w:sz="0" w:space="0" w:color="auto"/>
      </w:divBdr>
    </w:div>
    <w:div w:id="212083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hart" Target="charts/chart1.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customXml" Target="ink/ink1.xml"/><Relationship Id="rId10" Type="http://schemas.openxmlformats.org/officeDocument/2006/relationships/comments" Target="comments.xm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rduino.cc/en/Guide/ArduinoUno"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Diagrama de Gantt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1"/>
          <c:order val="1"/>
          <c:tx>
            <c:strRef>
              <c:f>Hoja1!$D$3</c:f>
              <c:strCache>
                <c:ptCount val="1"/>
                <c:pt idx="0">
                  <c:v>Fecha de inicio</c:v>
                </c:pt>
              </c:strCache>
            </c:strRef>
          </c:tx>
          <c:spPr>
            <a:solidFill>
              <a:schemeClr val="accent2"/>
            </a:solidFill>
            <a:ln>
              <a:noFill/>
            </a:ln>
            <a:effectLst/>
          </c:spPr>
          <c:invertIfNegative val="0"/>
          <c:cat>
            <c:strRef>
              <c:f>Hoja1!$B$4:$B$12</c:f>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extLst/>
            </c:strRef>
          </c:cat>
          <c:val>
            <c:numRef>
              <c:f>Hoja1!$D$4:$D$12</c:f>
              <c:numCache>
                <c:formatCode>m/d/yyyy</c:formatCode>
                <c:ptCount val="9"/>
                <c:pt idx="0">
                  <c:v>45597</c:v>
                </c:pt>
                <c:pt idx="1">
                  <c:v>45607</c:v>
                </c:pt>
                <c:pt idx="2">
                  <c:v>45617</c:v>
                </c:pt>
                <c:pt idx="3">
                  <c:v>45622</c:v>
                </c:pt>
                <c:pt idx="4">
                  <c:v>45642</c:v>
                </c:pt>
                <c:pt idx="5">
                  <c:v>45663</c:v>
                </c:pt>
                <c:pt idx="6">
                  <c:v>45678</c:v>
                </c:pt>
                <c:pt idx="7">
                  <c:v>45689</c:v>
                </c:pt>
                <c:pt idx="8">
                  <c:v>45699</c:v>
                </c:pt>
              </c:numCache>
              <c:extLst/>
            </c:numRef>
          </c:val>
          <c:extLst>
            <c:ext xmlns:c16="http://schemas.microsoft.com/office/drawing/2014/chart" uri="{C3380CC4-5D6E-409C-BE32-E72D297353CC}">
              <c16:uniqueId val="{00000000-C39E-4963-9784-36716C0AFBC1}"/>
            </c:ext>
          </c:extLst>
        </c:ser>
        <c:ser>
          <c:idx val="2"/>
          <c:order val="2"/>
          <c:tx>
            <c:strRef>
              <c:f>Hoja1!$E$3</c:f>
              <c:strCache>
                <c:ptCount val="1"/>
                <c:pt idx="0">
                  <c:v>Fecha de finalizacion</c:v>
                </c:pt>
              </c:strCache>
            </c:strRef>
          </c:tx>
          <c:spPr>
            <a:solidFill>
              <a:schemeClr val="accent3"/>
            </a:solidFill>
            <a:ln>
              <a:noFill/>
            </a:ln>
            <a:effectLst/>
          </c:spPr>
          <c:invertIfNegative val="0"/>
          <c:cat>
            <c:strRef>
              <c:f>Hoja1!$B$4:$B$12</c:f>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extLst/>
            </c:strRef>
          </c:cat>
          <c:val>
            <c:numRef>
              <c:f>Hoja1!$E$4:$E$12</c:f>
              <c:numCache>
                <c:formatCode>m/d/yyyy</c:formatCode>
                <c:ptCount val="9"/>
                <c:pt idx="0">
                  <c:v>45606</c:v>
                </c:pt>
                <c:pt idx="1">
                  <c:v>45616</c:v>
                </c:pt>
                <c:pt idx="2">
                  <c:v>45621</c:v>
                </c:pt>
                <c:pt idx="3">
                  <c:v>45641</c:v>
                </c:pt>
                <c:pt idx="4">
                  <c:v>45662</c:v>
                </c:pt>
                <c:pt idx="5">
                  <c:v>45677</c:v>
                </c:pt>
                <c:pt idx="6">
                  <c:v>45688</c:v>
                </c:pt>
                <c:pt idx="7">
                  <c:v>45698</c:v>
                </c:pt>
                <c:pt idx="8">
                  <c:v>45708</c:v>
                </c:pt>
              </c:numCache>
              <c:extLst/>
            </c:numRef>
          </c:val>
          <c:extLst>
            <c:ext xmlns:c16="http://schemas.microsoft.com/office/drawing/2014/chart" uri="{C3380CC4-5D6E-409C-BE32-E72D297353CC}">
              <c16:uniqueId val="{00000001-C39E-4963-9784-36716C0AFBC1}"/>
            </c:ext>
          </c:extLst>
        </c:ser>
        <c:dLbls>
          <c:showLegendKey val="0"/>
          <c:showVal val="0"/>
          <c:showCatName val="0"/>
          <c:showSerName val="0"/>
          <c:showPercent val="0"/>
          <c:showBubbleSize val="0"/>
        </c:dLbls>
        <c:gapWidth val="182"/>
        <c:axId val="170138560"/>
        <c:axId val="170148160"/>
        <c:extLst>
          <c:ext xmlns:c15="http://schemas.microsoft.com/office/drawing/2012/chart" uri="{02D57815-91ED-43cb-92C2-25804820EDAC}">
            <c15:filteredBarSeries>
              <c15:ser>
                <c:idx val="0"/>
                <c:order val="0"/>
                <c:tx>
                  <c:strRef>
                    <c:extLst>
                      <c:ext uri="{02D57815-91ED-43cb-92C2-25804820EDAC}">
                        <c15:formulaRef>
                          <c15:sqref>Hoja1!$C$3</c15:sqref>
                        </c15:formulaRef>
                      </c:ext>
                    </c:extLst>
                    <c:strCache>
                      <c:ptCount val="1"/>
                      <c:pt idx="0">
                        <c:v>Duración(horas)</c:v>
                      </c:pt>
                    </c:strCache>
                  </c:strRef>
                </c:tx>
                <c:spPr>
                  <a:solidFill>
                    <a:schemeClr val="accent1"/>
                  </a:solidFill>
                  <a:ln>
                    <a:noFill/>
                  </a:ln>
                  <a:effectLst/>
                </c:spPr>
                <c:invertIfNegative val="0"/>
                <c:cat>
                  <c:strRef>
                    <c:extLst>
                      <c:ext uri="{02D57815-91ED-43cb-92C2-25804820EDAC}">
                        <c15:formulaRef>
                          <c15:sqref>Hoja1!$B$4:$B$12</c15:sqref>
                        </c15:formulaRef>
                      </c:ext>
                    </c:extLst>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strRef>
                </c:cat>
                <c:val>
                  <c:numRef>
                    <c:extLst>
                      <c:ext uri="{02D57815-91ED-43cb-92C2-25804820EDAC}">
                        <c15:formulaRef>
                          <c15:sqref>Hoja1!$C$4:$C$12</c15:sqref>
                        </c15:formulaRef>
                      </c:ext>
                    </c:extLst>
                    <c:numCache>
                      <c:formatCode>General</c:formatCode>
                      <c:ptCount val="9"/>
                      <c:pt idx="0">
                        <c:v>30</c:v>
                      </c:pt>
                      <c:pt idx="1">
                        <c:v>40</c:v>
                      </c:pt>
                      <c:pt idx="2">
                        <c:v>20</c:v>
                      </c:pt>
                      <c:pt idx="3">
                        <c:v>50</c:v>
                      </c:pt>
                      <c:pt idx="4">
                        <c:v>40</c:v>
                      </c:pt>
                      <c:pt idx="5">
                        <c:v>40</c:v>
                      </c:pt>
                      <c:pt idx="6">
                        <c:v>30</c:v>
                      </c:pt>
                      <c:pt idx="7">
                        <c:v>30</c:v>
                      </c:pt>
                      <c:pt idx="8">
                        <c:v>30</c:v>
                      </c:pt>
                    </c:numCache>
                  </c:numRef>
                </c:val>
                <c:extLst>
                  <c:ext xmlns:c16="http://schemas.microsoft.com/office/drawing/2014/chart" uri="{C3380CC4-5D6E-409C-BE32-E72D297353CC}">
                    <c16:uniqueId val="{00000002-C39E-4963-9784-36716C0AFBC1}"/>
                  </c:ext>
                </c:extLst>
              </c15:ser>
            </c15:filteredBarSeries>
          </c:ext>
        </c:extLst>
      </c:barChart>
      <c:catAx>
        <c:axId val="1701385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0148160"/>
        <c:crosses val="autoZero"/>
        <c:auto val="1"/>
        <c:lblAlgn val="ctr"/>
        <c:lblOffset val="100"/>
        <c:noMultiLvlLbl val="0"/>
      </c:catAx>
      <c:valAx>
        <c:axId val="170148160"/>
        <c:scaling>
          <c:orientation val="minMax"/>
        </c:scaling>
        <c:delete val="0"/>
        <c:axPos val="b"/>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0138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0-13T22:14:57.138"/>
    </inkml:context>
    <inkml:brush xml:id="br0">
      <inkml:brushProperty name="width" value="0.035" units="cm"/>
      <inkml:brushProperty name="height" value="0.035" units="cm"/>
    </inkml:brush>
  </inkml:definitions>
  <inkml:trace contextRef="#ctx0" brushRef="#br0">2034 93 32767 0 0,'-1'-9'0'0'0,"6"-30"0"0"0,-1 18 0 0 0,1-2 0 0 0,2 120 0 0 0,-3-5 0 0 0,1 19 0 0 0,-16 211 0 0 0,11-317 0 0 0,-1-1 0 0 0,0 1 0 0 0,0-1 0 0 0,0 1 0 0 0,0-1 0 0 0,-1 0 0 0 0,0 0 0 0 0,0 1 0 0 0,0-1 0 0 0,0 0 0 0 0,-5 4 0 0 0,-10 5 0 0 0,-6-4 0 0 0,-2-11 0 0 0,2-5 0 0 0,1-1 0 0 0,0-1 0 0 0,0-2 0 0 0,1 0 0 0 0,0-1 0 0 0,1 0 0 0 0,1-2 0 0 0,-18-16 0 0 0,8 5 0 0 0,1-2 0 0 0,1 0 0 0 0,2-2 0 0 0,-32-45 0 0 0,51 65 0 0 0,0 0 0 0 0,0 0 0 0 0,1 0 0 0 0,0-1 0 0 0,0 0 0 0 0,1 0 0 0 0,1 0 0 0 0,0 0 0 0 0,-4-19 0 0 0,9-10 0 0 0,4 27 0 0 0,-1 6 0 0 0,-3 2 0 0 0,1 0 0 0 0,-1 1 0 0 0,1-1 0 0 0,0 1 0 0 0,0 0 0 0 0,1 0 0 0 0,-1 0 0 0 0,1 0 0 0 0,0 1 0 0 0,-1-1 0 0 0,1 1 0 0 0,0 0 0 0 0,0 0 0 0 0,1 0 0 0 0,6-2 0 0 0,3 0 0 0 0,1 1 0 0 0,0 0 0 0 0,18-2 0 0 0,-8 5 0 0 0,0 0 0 0 0,-1 2 0 0 0,1 1 0 0 0,0 1 0 0 0,-1 1 0 0 0,0 1 0 0 0,0 1 0 0 0,-1 1 0 0 0,0 1 0 0 0,0 1 0 0 0,-1 1 0 0 0,0 1 0 0 0,-1 1 0 0 0,0 1 0 0 0,26 23 0 0 0,-40-31 0 0 0,-1 0 0 0 0,0 0 0 0 0,0 0 0 0 0,0 1 0 0 0,-1-1 0 0 0,0 1 0 0 0,0 1 0 0 0,-1-1 0 0 0,0 1 0 0 0,-1-1 0 0 0,1 1 0 0 0,-1 0 0 0 0,-1 0 0 0 0,1 1 0 0 0,-2-1 0 0 0,1 0 0 0 0,-1 1 0 0 0,0 11 0 0 0,-1-10 0 0 0,-2-1 0 0 0,1 1 0 0 0,-1-1 0 0 0,-1 0 0 0 0,1 1 0 0 0,-2-1 0 0 0,1 0 0 0 0,-1-1 0 0 0,-1 1 0 0 0,1-1 0 0 0,-1 0 0 0 0,-1 0 0 0 0,0 0 0 0 0,0-1 0 0 0,0 0 0 0 0,-10 9 0 0 0,-16 11 0 0 0,-1-1 0 0 0,-1-2 0 0 0,-1-1 0 0 0,-1-2 0 0 0,-1-1 0 0 0,-58 22 0 0 0,-14-3 0 0 0,-121 28 0 0 0,229-67 0 0 0,-44 12 0 0 0,-1-2 0 0 0,-83 8 0 0 0,105-18 0 0 0,24 0 0 0 0,-1 0 0 0 0,1 0 0 0 0,0 0 0 0 0,-1 0 0 0 0,1 0 0 0 0,-1 0 0 0 0,1 0 0 0 0,0 0 0 0 0,-1 0 0 0 0,1 0 0 0 0,-1 0 0 0 0,1 0 0 0 0,0 0 0 0 0,-1 0 0 0 0,1 0 0 0 0,-1 0 0 0 0,1 0 0 0 0,0-1 0 0 0,-1 1 0 0 0,1 0 0 0 0,0 0 0 0 0,-1 0 0 0 0,1-1 0 0 0,0 1 0 0 0,-1 0 0 0 0,1-1 0 0 0,0 1 0 0 0,-1 0 0 0 0,1 0 0 0 0,0-1 0 0 0,0 1 0 0 0,-1 0 0 0 0,1-1 0 0 0,0 1 0 0 0,0-1 0 0 0,0 1 0 0 0,0 0 0 0 0,0-1 0 0 0,-1 1 0 0 0,1-1 0 0 0,0 1 0 0 0,0 0 0 0 0,0-1 0 0 0,0 1 0 0 0,0-1 0 0 0,0 1 0 0 0,0 0 0 0 0,0-1 0 0 0,0 1 0 0 0,1-1 0 0 0,-1 1 0 0 0,0 0 0 0 0,0-1 0 0 0,6-6 0 0 0,0 1 0 0 0,1 0 0 0 0,0 0 0 0 0,0 0 0 0 0,0 1 0 0 0,0 0 0 0 0,1 1 0 0 0,0 0 0 0 0,0 0 0 0 0,0 0 0 0 0,13-3 0 0 0,119-35 0 0 0,-117 35 0 0 0,1332-266 0 0 0,-1081 236 0 0 0,87-15 0 0 0,-356 51 0 0 0,-12-2 0 0 0,-55-4 0 0 0,0 3 0 0 0,-71 4 0 0 0,71 0 0 0 0,-1693 45 0 0 0,1484-35 0 0 0,391-30 0 0 0,173-11 0 0 0,671-64 0 0 0,3 34 0 0 0,-847 54 0 0 0,-61 2 0 0 0,0 2 0 0 0,-1 3 0 0 0,65 8 0 0 0,-123-7 0 0 0,-1-1 0 0 0,1 0 0 0 0,0 0 0 0 0,0 0 0 0 0,0 0 0 0 0,0 0 0 0 0,0 1 0 0 0,0-1 0 0 0,0 0 0 0 0,0 0 0 0 0,0 0 0 0 0,0 0 0 0 0,0 0 0 0 0,0 1 0 0 0,0-1 0 0 0,0 0 0 0 0,0 0 0 0 0,0 0 0 0 0,0 0 0 0 0,0 1 0 0 0,0-1 0 0 0,0 0 0 0 0,0 0 0 0 0,0 0 0 0 0,0 0 0 0 0,0 0 0 0 0,0 1 0 0 0,0-1 0 0 0,0 0 0 0 0,1 0 0 0 0,-1 0 0 0 0,0 0 0 0 0,0 0 0 0 0,0 0 0 0 0,0 1 0 0 0,0-1 0 0 0,0 0 0 0 0,0 0 0 0 0,1 0 0 0 0,-1 0 0 0 0,0 0 0 0 0,-41 10 0 0 0,0-2 0 0 0,0-2 0 0 0,-1-2 0 0 0,-43 0 0 0 0,24-1 0 0 0,-2661 183 0 0 0,2481-163 0 0 0,-246 13 0 0 0,466-35 0 0 0,22-1 0 0 0,-1 0 0 0 0,0-1 0 0 0,0 1 0 0 0,0 0 0 0 0,0 0 0 0 0,0 0 0 0 0,0 0 0 0 0,1-1 0 0 0,-1 1 0 0 0,0 0 0 0 0,0 0 0 0 0,0 0 0 0 0,0 0 0 0 0,0-1 0 0 0,0 1 0 0 0,0 0 0 0 0,0 0 0 0 0,0 0 0 0 0,0-1 0 0 0,0 1 0 0 0,0 0 0 0 0,0 0 0 0 0,0 0 0 0 0,0-1 0 0 0,0 1 0 0 0,0 0 0 0 0,0 0 0 0 0,0 0 0 0 0,0 0 0 0 0,-1-1 0 0 0,1 1 0 0 0,0 0 0 0 0,0 0 0 0 0,0 0 0 0 0,0 0 0 0 0,0 0 0 0 0,0-1 0 0 0,-1 1 0 0 0,1 0 0 0 0,0 0 0 0 0,0 0 0 0 0,0 0 0 0 0,0 0 0 0 0,0 0 0 0 0,-1 0 0 0 0,1-1 0 0 0,0 1 0 0 0,0 0 0 0 0,0 0 0 0 0,-1 0 0 0 0,1 0 0 0 0,0 0 0 0 0,0 0 0 0 0,0 0 0 0 0,-1 0 0 0 0,48-38 0 0 0</inkml:trace>
  <inkml:trace contextRef="#ctx0" brushRef="#br0" timeOffset="956.05">32 286 32767 0 0,'2'-6'0'0'0,"-5"6"0"0"0,-19 30 0 0 0,14-6 0 0 0,8 1 0 0 0,5 7 0 0 0,-1-7 0 0 0,2-5 0 0 0,-6-17 0 0 0,2 3 0 0 0,-1-10 0 0 0,-2-46 0 0 0,-4 18 0 0 0,1 9 0 0 0,4 21 0 0 0,0 2 0 0 0,-1 0 0 0 0,1-1 0 0 0,0 1 0 0 0,0 0 0 0 0,0-1 0 0 0,0 1 0 0 0,0-1 0 0 0,-1 1 0 0 0,1-1 0 0 0,0 1 0 0 0,0 0 0 0 0,0-1 0 0 0,0 1 0 0 0,0-1 0 0 0,0 1 0 0 0,0 0 0 0 0,0-1 0 0 0,1 1 0 0 0,-1-1 0 0 0,0 1 0 0 0,0-1 0 0 0,0 1 0 0 0,0 0 0 0 0,0-1 0 0 0,1 1 0 0 0,-1 0 0 0 0,0-1 0 0 0,0 1 0 0 0,1 0 0 0 0,-1-1 0 0 0,0 1 0 0 0,1 0 0 0 0,0-1 0 0 0,1 1 0 0 0,0 0 0 0 0,1 0 0 0 0,-1 0 0 0 0,1 1 0 0 0,-1-1 0 0 0,0 1 0 0 0,1-1 0 0 0,-1 1 0 0 0,0 0 0 0 0,4 1 0 0 0,51 42 0 0 0,-6-3 0 0 0,-35-32 0 0 0,1-3 0 0 0,-16-6 0 0 0,0 0 0 0 0,0 1 0 0 0,0-1 0 0 0,0 0 0 0 0,0 0 0 0 0,0 0 0 0 0,0 0 0 0 0,0 0 0 0 0,0-1 0 0 0,0 1 0 0 0,0 0 0 0 0,0 0 0 0 0,0-1 0 0 0,0 1 0 0 0,-1 0 0 0 0,1-1 0 0 0,0 1 0 0 0,0-1 0 0 0,1 0 0 0 0,-1-1 0 0 0,0 0 0 0 0,0 0 0 0 0,0 0 0 0 0,0 0 0 0 0,0 0 0 0 0,-1 0 0 0 0,1 0 0 0 0,-1 0 0 0 0,1 0 0 0 0,-1 0 0 0 0,0-3 0 0 0,0-25 0 0 0,-5 0 0 0 0,-1 8 0 0 0,0 3 0 0 0,0 2 0 0 0</inkml:trace>
  <inkml:trace contextRef="#ctx0" brushRef="#br0" timeOffset="1313.24">254 259 32767 0 0,'14'16'0'0'0,"-4"1"0"0"0,-4 0 0 0 0,-3 3 0 0 0,1 1 0 0 0,-1 2 0 0 0,0 1 0 0 0,1-5 0 0 0,2 3 0 0 0,4-7 0 0 0,8-12 0 0 0</inkml:trace>
  <inkml:trace contextRef="#ctx0" brushRef="#br0" timeOffset="1712.01">300 304 32767 0 0,'14'-26'0'0'0,"0"10"0"0"0,0 3 0 0 0,0 7 0 0 0,7 8 0 0 0,-3 16 0 0 0,-12 4 0 0 0,-3 0 0 0 0,-3 3 0 0 0,-3 1 0 0 0,0 0 0 0 0,0-2 0 0 0,3-3 0 0 0,1 2 0 0 0,0-22 0 0 0,-1 0 0 0 0,0 0 0 0 0,0 0 0 0 0,1 0 0 0 0,-1 0 0 0 0,0 0 0 0 0,1-1 0 0 0,-1 1 0 0 0,1 0 0 0 0,-1 0 0 0 0,1 0 0 0 0,-1-1 0 0 0,1 1 0 0 0,0 0 0 0 0,-1-1 0 0 0,1 1 0 0 0,0 0 0 0 0,1 0 0 0 0,-1 0 0 0 0,0-1 0 0 0,1 0 0 0 0,-1 1 0 0 0,0-1 0 0 0,0 0 0 0 0,1 0 0 0 0,-1 0 0 0 0,0 0 0 0 0,0 0 0 0 0,1 0 0 0 0,-1 0 0 0 0,0 0 0 0 0,0-1 0 0 0,1 1 0 0 0,-1 0 0 0 0,0-1 0 0 0,2 0 0 0 0,25-17 0 0 0,-18 3 0 0 0,-9 14 0 0 0,-1 0 0 0 0,1 0 0 0 0,-1 0 0 0 0,0 0 0 0 0,0 0 0 0 0,1-1 0 0 0,-1 1 0 0 0,0 0 0 0 0,0 0 0 0 0,0 0 0 0 0,0 0 0 0 0,0-1 0 0 0,-1 1 0 0 0,1 0 0 0 0,-1-2 0 0 0,-17-22 0 0 0,-2 15 0 0 0,-2 6 0 0 0,-5 3 0 0 0,0 0 0 0 0,3 1 0 0 0,-4 0 0 0 0,4 0 0 0 0</inkml:trace>
  <inkml:trace contextRef="#ctx0" brushRef="#br0" timeOffset="2265.27">521 381 32767 0 0,'1'0'0'0'0,"-1"0"0"0"0,0 0 0 0 0,1 0 0 0 0,-1 1 0 0 0,0-1 0 0 0,1 0 0 0 0,-1 1 0 0 0,0-1 0 0 0,1 0 0 0 0,-1 0 0 0 0,0 1 0 0 0,0-1 0 0 0,1 1 0 0 0,-1-1 0 0 0,0 0 0 0 0,0 1 0 0 0,0-1 0 0 0,0 0 0 0 0,1 1 0 0 0,-1-1 0 0 0,0 1 0 0 0,0-1 0 0 0,0 1 0 0 0,0-1 0 0 0,0 0 0 0 0,0 1 0 0 0,0-1 0 0 0,0 1 0 0 0,0-1 0 0 0,0 0 0 0 0,-1 1 0 0 0,1-1 0 0 0,0 1 0 0 0,0 0 0 0 0,-1-1 0 0 0,0 1 0 0 0,0 0 0 0 0,0 0 0 0 0,0 0 0 0 0,0-1 0 0 0,0 1 0 0 0,0-1 0 0 0,0 1 0 0 0,0-1 0 0 0,-1 1 0 0 0,1-1 0 0 0,0 1 0 0 0,0-1 0 0 0,0 0 0 0 0,-1 0 0 0 0,1 0 0 0 0,0 0 0 0 0,0 0 0 0 0,-1 0 0 0 0,-1 0 0 0 0,1 0 0 0 0,1-1 0 0 0,-1 0 0 0 0,1 1 0 0 0,0-1 0 0 0,-1 0 0 0 0,1 0 0 0 0,-1 0 0 0 0,1 0 0 0 0,0 0 0 0 0,0 0 0 0 0,0 0 0 0 0,-1 0 0 0 0,1 0 0 0 0,0-1 0 0 0,0 1 0 0 0,1 0 0 0 0,-1-1 0 0 0,0 1 0 0 0,-1-3 0 0 0,2 2 0 0 0,0 1 0 0 0,-1-1 0 0 0,1 1 0 0 0,0-1 0 0 0,0 1 0 0 0,0-1 0 0 0,0 1 0 0 0,0-1 0 0 0,0 0 0 0 0,0 1 0 0 0,1-1 0 0 0,-1 1 0 0 0,1-1 0 0 0,-1 1 0 0 0,1 0 0 0 0,-1-1 0 0 0,2-1 0 0 0,1-4 0 0 0,23-16 0 0 0,-23 20 0 0 0,2-2 0 0 0,-3 3 0 0 0,0 0 0 0 0,0 0 0 0 0,0 1 0 0 0,0-1 0 0 0,0 1 0 0 0,1-1 0 0 0,-1 1 0 0 0,0 0 0 0 0,1 0 0 0 0,-1 0 0 0 0,1 0 0 0 0,-1 0 0 0 0,4 0 0 0 0,0-3 0 0 0,28-4 0 0 0,-11 7 0 0 0,5 6 0 0 0,-13 7 0 0 0,-8 6 0 0 0,-13 10 0 0 0,4-23 0 0 0,-1 0 0 0 0,0 1 0 0 0,0-1 0 0 0,0 0 0 0 0,-1-1 0 0 0,1 1 0 0 0,-1-1 0 0 0,-7 7 0 0 0,0-2 0 0 0,-1-1 0 0 0,0 0 0 0 0,-24 11 0 0 0,21-13 0 0 0,-6-3 0 0 0,-1-7 0 0 0,21 3 0 0 0,0 1 0 0 0,0-1 0 0 0,0 1 0 0 0,0-1 0 0 0,0 0 0 0 0,0 0 0 0 0,1 0 0 0 0,-1 1 0 0 0,0-1 0 0 0,0 0 0 0 0,1 0 0 0 0,-1 0 0 0 0,1 0 0 0 0,-1 0 0 0 0,1 0 0 0 0,-1 0 0 0 0,1-2 0 0 0,0-27 0 0 0,1 21 0 0 0,-1 5 0 0 0,1 1 0 0 0,-1 0 0 0 0,1-1 0 0 0,0 1 0 0 0,1 0 0 0 0,-1 0 0 0 0,0 0 0 0 0,1 0 0 0 0,0 0 0 0 0,-1 0 0 0 0,4-3 0 0 0,7-12 0 0 0,5 2 0 0 0,2 8 0 0 0,2 7 0 0 0,6 10 0 0 0,-18-5 0 0 0,-9-4 0 0 0,1 1 0 0 0,0-1 0 0 0,0 1 0 0 0,0-1 0 0 0,0 1 0 0 0,0-1 0 0 0,0 1 0 0 0,0-1 0 0 0,-1 1 0 0 0,1 0 0 0 0,0 0 0 0 0,0-1 0 0 0,-1 1 0 0 0,1 0 0 0 0,-1 0 0 0 0,1 0 0 0 0,-1 0 0 0 0,2 1 0 0 0,37 76 0 0 0,-30-64 0 0 0,6-3 0 0 0,-14-11 0 0 0,0 1 0 0 0,0-1 0 0 0,0 0 0 0 0,0 0 0 0 0,0 0 0 0 0,1 0 0 0 0,-1 0 0 0 0,0 0 0 0 0,0 0 0 0 0,0 0 0 0 0,0-1 0 0 0,0 1 0 0 0,0 0 0 0 0,0-1 0 0 0,0 1 0 0 0,2-1 0 0 0,16-16 0 0 0</inkml:trace>
  <inkml:trace contextRef="#ctx0" brushRef="#br0" timeOffset="2644.45">769 300 32767 0 0,'30'34'0'0'0,"-22"-27"0"0"0,2 22 0 0 0,-3-4 0 0 0,-2-5 0 0 0,1-3 0 0 0,1-69 0 0 0,-7 29 0 0 0,0 16 0 0 0,0 0 0 0 0,1 0 0 0 0,0 0 0 0 0,0 0 0 0 0,1 0 0 0 0,0 0 0 0 0,0 1 0 0 0,3-8 0 0 0,-3 4 0 0 0,10-24 0 0 0,-1 14 0 0 0,-1 3 0 0 0,1 6 0 0 0,4 2 0 0 0,4 1 0 0 0,-3-2 0 0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1C11F8C0338814E9F0FE5859F3F382E" ma:contentTypeVersion="8" ma:contentTypeDescription="Crear nuevo documento." ma:contentTypeScope="" ma:versionID="7a3341c783dea843bcbbe1c51a37fa05">
  <xsd:schema xmlns:xsd="http://www.w3.org/2001/XMLSchema" xmlns:xs="http://www.w3.org/2001/XMLSchema" xmlns:p="http://schemas.microsoft.com/office/2006/metadata/properties" xmlns:ns2="9bb5ac30-f331-4248-973c-6b56d834e645" xmlns:ns3="c3eb2800-30e3-495b-8200-736d1010b763" targetNamespace="http://schemas.microsoft.com/office/2006/metadata/properties" ma:root="true" ma:fieldsID="f5e74668f676b4d45e4e33ea2e3a115c" ns2:_="" ns3:_="">
    <xsd:import namespace="9bb5ac30-f331-4248-973c-6b56d834e645"/>
    <xsd:import namespace="c3eb2800-30e3-495b-8200-736d1010b76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b5ac30-f331-4248-973c-6b56d834e6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eb2800-30e3-495b-8200-736d1010b76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F67B1C-A622-4906-9DAE-95C9FA0544F2}">
  <ds:schemaRefs>
    <ds:schemaRef ds:uri="http://schemas.microsoft.com/sharepoint/v3/contenttype/forms"/>
  </ds:schemaRefs>
</ds:datastoreItem>
</file>

<file path=customXml/itemProps2.xml><?xml version="1.0" encoding="utf-8"?>
<ds:datastoreItem xmlns:ds="http://schemas.openxmlformats.org/officeDocument/2006/customXml" ds:itemID="{D64145A5-751B-40D2-896A-EDD0263CE4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b5ac30-f331-4248-973c-6b56d834e645"/>
    <ds:schemaRef ds:uri="c3eb2800-30e3-495b-8200-736d1010b7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4CC8C3-83EC-4275-8FE4-FA3166D2772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1723</Words>
  <Characters>9477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U.P.M.</Company>
  <LinksUpToDate>false</LinksUpToDate>
  <CharactersWithSpaces>11178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E.U.I.T.Telecomunicación</dc:creator>
  <cp:lastModifiedBy>Tornero Tornero, Jorge</cp:lastModifiedBy>
  <cp:revision>2</cp:revision>
  <cp:lastPrinted>2024-10-04T08:19:00Z</cp:lastPrinted>
  <dcterms:created xsi:type="dcterms:W3CDTF">2024-10-16T22:11:00Z</dcterms:created>
  <dcterms:modified xsi:type="dcterms:W3CDTF">2024-10-16T22:11:00Z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0x010100C1C11F8C0338814E9F0FE5859F3F382E</vt:lpwstr>
  </property>
</Properties>
</file>